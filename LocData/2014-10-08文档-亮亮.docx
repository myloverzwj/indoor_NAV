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6B19" w:rsidRDefault="00586F6A" w:rsidP="00586F6A">
      <w:pPr>
        <w:pStyle w:val="a3"/>
      </w:pPr>
      <w:r>
        <w:t>整体的</w:t>
      </w:r>
      <w:del w:id="0" w:author="ertalb" w:date="2014-07-24T07:52:00Z">
        <w:r w:rsidDel="00063140">
          <w:rPr>
            <w:rFonts w:hint="eastAsia"/>
          </w:rPr>
          <w:delText>运作</w:delText>
        </w:r>
      </w:del>
      <w:ins w:id="1" w:author="ertalb" w:date="2014-07-24T07:52:00Z">
        <w:r w:rsidR="00063140">
          <w:rPr>
            <w:rFonts w:hint="eastAsia"/>
          </w:rPr>
          <w:t>设计</w:t>
        </w:r>
      </w:ins>
      <w:r>
        <w:rPr>
          <w:rFonts w:hint="eastAsia"/>
        </w:rPr>
        <w:t>思路</w:t>
      </w:r>
      <w:ins w:id="2" w:author="zwj mylover" w:date="2014-10-07T22:10:00Z">
        <w:r w:rsidR="00012506">
          <w:rPr>
            <w:rFonts w:hint="eastAsia"/>
          </w:rPr>
          <w:t>以及完成情况</w:t>
        </w:r>
      </w:ins>
    </w:p>
    <w:p w:rsidR="00AA497A" w:rsidRDefault="00EF21DA" w:rsidP="007B0436">
      <w:pPr>
        <w:rPr>
          <w:ins w:id="3" w:author="zwj mylover" w:date="2014-10-08T14:27:00Z"/>
        </w:rPr>
        <w:pPrChange w:id="4" w:author="zwj mylover" w:date="2014-10-07T21:42:00Z">
          <w:pPr/>
        </w:pPrChange>
      </w:pPr>
      <w:r>
        <w:rPr>
          <w:rFonts w:hint="eastAsia"/>
        </w:rPr>
        <w:t>1</w:t>
      </w:r>
      <w:r>
        <w:rPr>
          <w:rFonts w:hint="eastAsia"/>
        </w:rPr>
        <w:t>、原始数据的获取与处理：</w:t>
      </w:r>
      <w:r>
        <w:br/>
      </w:r>
      <w:r>
        <w:rPr>
          <w:rFonts w:hint="eastAsia"/>
        </w:rPr>
        <w:t>地图数据：</w:t>
      </w:r>
      <w:r w:rsidR="006E1DB5">
        <w:br/>
      </w:r>
      <w:r>
        <w:rPr>
          <w:rFonts w:hint="eastAsia"/>
        </w:rPr>
        <w:t>在线获取地图的图片文件和标注信息</w:t>
      </w:r>
      <w:r>
        <w:rPr>
          <w:rFonts w:hint="eastAsia"/>
        </w:rPr>
        <w:t>XML</w:t>
      </w:r>
      <w:r>
        <w:rPr>
          <w:rFonts w:hint="eastAsia"/>
        </w:rPr>
        <w:t>文件，程序开</w:t>
      </w:r>
      <w:r w:rsidR="005D05C5">
        <w:rPr>
          <w:rFonts w:hint="eastAsia"/>
        </w:rPr>
        <w:t>始时调用初始化程序，将地图的标注信息文件读取到内存，存储房间位置等的地图信息，构建一个树。树的结构如下</w:t>
      </w:r>
      <w:r w:rsidR="005D05C5">
        <w:rPr>
          <w:rFonts w:hint="eastAsia"/>
        </w:rPr>
        <w:t>:</w:t>
      </w:r>
      <w:r w:rsidR="001A6C05">
        <w:t>每一个节点都有其包含的单元的</w:t>
      </w:r>
      <w:r w:rsidR="001A6C05">
        <w:rPr>
          <w:rFonts w:hint="eastAsia"/>
        </w:rPr>
        <w:t>信息，以及与之拓扑相连的单元的指针。</w:t>
      </w:r>
      <w:ins w:id="5" w:author="zwj mylover" w:date="2014-10-07T21:43:00Z">
        <w:r w:rsidR="007B0436">
          <w:br/>
        </w:r>
      </w:ins>
      <w:ins w:id="6" w:author="zwj mylover" w:date="2014-10-07T21:42:00Z">
        <w:r w:rsidR="007B0436">
          <w:rPr>
            <w:rFonts w:hint="eastAsia"/>
          </w:rPr>
          <w:t>房间和走廊</w:t>
        </w:r>
      </w:ins>
      <w:ins w:id="7" w:author="zwj mylover" w:date="2014-10-07T21:43:00Z">
        <w:r w:rsidR="007B0436">
          <w:rPr>
            <w:rFonts w:hint="eastAsia"/>
          </w:rPr>
          <w:t>有</w:t>
        </w:r>
      </w:ins>
      <w:ins w:id="8" w:author="zwj mylover" w:date="2014-10-07T21:42:00Z">
        <w:r w:rsidR="007B0436">
          <w:rPr>
            <w:rFonts w:hint="eastAsia"/>
          </w:rPr>
          <w:t>矩形和多边形</w:t>
        </w:r>
      </w:ins>
      <w:ins w:id="9" w:author="zwj mylover" w:date="2014-10-07T21:43:00Z">
        <w:r w:rsidR="007B0436">
          <w:rPr>
            <w:rFonts w:hint="eastAsia"/>
          </w:rPr>
          <w:t>两种形状。</w:t>
        </w:r>
      </w:ins>
      <w:r w:rsidR="005D05C5">
        <w:br/>
      </w:r>
      <w:r w:rsidR="005D05C5">
        <w:rPr>
          <w:noProof/>
        </w:rPr>
        <w:drawing>
          <wp:inline distT="0" distB="0" distL="0" distR="0">
            <wp:extent cx="5762625" cy="2514600"/>
            <wp:effectExtent l="0" t="0" r="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005D05C5">
        <w:br/>
      </w:r>
      <w:r w:rsidR="00820C59">
        <w:rPr>
          <w:noProof/>
        </w:rPr>
        <w:drawing>
          <wp:inline distT="0" distB="0" distL="0" distR="0">
            <wp:extent cx="5274310" cy="838200"/>
            <wp:effectExtent l="0" t="19050" r="0" b="5715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5D05C5">
        <w:t>可以实现功能</w:t>
      </w:r>
      <w:r w:rsidR="005D05C5">
        <w:rPr>
          <w:rFonts w:hint="eastAsia"/>
        </w:rPr>
        <w:t>：</w:t>
      </w:r>
      <w:r w:rsidR="005D05C5">
        <w:rPr>
          <w:rFonts w:hint="eastAsia"/>
        </w:rPr>
        <w:t>1</w:t>
      </w:r>
      <w:r w:rsidR="005D05C5">
        <w:t>&gt;</w:t>
      </w:r>
      <w:r w:rsidR="005D05C5">
        <w:t>提供绘制地图的数据</w:t>
      </w:r>
      <w:ins w:id="10" w:author="zwj mylover" w:date="2014-10-07T21:49:00Z">
        <w:r w:rsidR="007B0436">
          <w:rPr>
            <w:rFonts w:hint="eastAsia"/>
          </w:rPr>
          <w:t>，</w:t>
        </w:r>
        <w:r w:rsidR="007B0436">
          <w:t>根据</w:t>
        </w:r>
        <w:r w:rsidR="007B0436">
          <w:t>xml</w:t>
        </w:r>
        <w:r w:rsidR="007B0436">
          <w:t>文件解析出地图中的房间等的位置信息以</w:t>
        </w:r>
      </w:ins>
      <w:ins w:id="11" w:author="zwj mylover" w:date="2014-10-07T21:50:00Z">
        <w:r w:rsidR="007B0436">
          <w:rPr>
            <w:rFonts w:hint="eastAsia"/>
          </w:rPr>
          <w:t xml:space="preserve">  </w:t>
        </w:r>
        <w:r w:rsidR="007B0436">
          <w:t xml:space="preserve">   </w:t>
        </w:r>
      </w:ins>
      <w:ins w:id="12" w:author="zwj mylover" w:date="2014-10-07T21:49:00Z">
        <w:r w:rsidR="007B0436">
          <w:t>及拓扑</w:t>
        </w:r>
      </w:ins>
      <w:ins w:id="13" w:author="zwj mylover" w:date="2014-10-07T21:50:00Z">
        <w:r w:rsidR="007B0436">
          <w:t>关系</w:t>
        </w:r>
        <w:r w:rsidR="007B0436">
          <w:rPr>
            <w:rFonts w:hint="eastAsia"/>
          </w:rPr>
          <w:t>。</w:t>
        </w:r>
      </w:ins>
      <w:del w:id="14" w:author="zwj mylover" w:date="2014-10-07T21:49:00Z">
        <w:r w:rsidR="005D05C5" w:rsidDel="007B0436">
          <w:rPr>
            <w:rFonts w:hint="eastAsia"/>
          </w:rPr>
          <w:delText>;</w:delText>
        </w:r>
      </w:del>
      <w:r w:rsidR="005D05C5">
        <w:br/>
        <w:t xml:space="preserve">              2&gt;</w:t>
      </w:r>
      <w:r w:rsidR="005D05C5">
        <w:t>查询对应坐标的房间信息</w:t>
      </w:r>
      <w:r w:rsidR="005D05C5">
        <w:rPr>
          <w:rFonts w:hint="eastAsia"/>
        </w:rPr>
        <w:t>;</w:t>
      </w:r>
      <w:del w:id="15" w:author="zwj mylover" w:date="2014-10-08T14:27:00Z">
        <w:r w:rsidR="005D05C5" w:rsidDel="00AA497A">
          <w:br/>
        </w:r>
      </w:del>
    </w:p>
    <w:p w:rsidR="00012506" w:rsidRDefault="005D05C5" w:rsidP="007B0436">
      <w:pPr>
        <w:rPr>
          <w:ins w:id="16" w:author="zwj mylover" w:date="2014-10-07T21:59:00Z"/>
        </w:rPr>
        <w:pPrChange w:id="17" w:author="zwj mylover" w:date="2014-10-07T21:42:00Z">
          <w:pPr/>
        </w:pPrChange>
      </w:pPr>
      <w:r>
        <w:t xml:space="preserve">              3&gt;</w:t>
      </w:r>
      <w:r>
        <w:t>查询多个房间的拓扑关系</w:t>
      </w:r>
      <w:r>
        <w:rPr>
          <w:rFonts w:hint="eastAsia"/>
        </w:rPr>
        <w:t>;</w:t>
      </w:r>
    </w:p>
    <w:p w:rsidR="00EF21DA" w:rsidRDefault="00012506" w:rsidP="007B0436">
      <w:pPr>
        <w:pPrChange w:id="18" w:author="zwj mylover" w:date="2014-10-07T21:42:00Z">
          <w:pPr/>
        </w:pPrChange>
      </w:pPr>
      <w:ins w:id="19" w:author="zwj mylover" w:date="2014-10-07T21:59:00Z">
        <w:r>
          <w:t>主要是</w:t>
        </w:r>
      </w:ins>
      <w:ins w:id="20" w:author="zwj mylover" w:date="2014-10-07T22:00:00Z">
        <w:r>
          <w:t>判断是否两个房间和走廊之间是否有门</w:t>
        </w:r>
        <w:r>
          <w:rPr>
            <w:rFonts w:hint="eastAsia"/>
          </w:rPr>
          <w:t>。</w:t>
        </w:r>
      </w:ins>
      <w:r w:rsidR="005D05C5">
        <w:br/>
        <w:t xml:space="preserve">              4&gt;</w:t>
      </w:r>
      <w:r w:rsidR="005D05C5">
        <w:t>查询轨迹是否穿墙</w:t>
      </w:r>
      <w:r w:rsidR="005D05C5">
        <w:rPr>
          <w:rFonts w:hint="eastAsia"/>
        </w:rPr>
        <w:t>、坐标点是否在不可能区域</w:t>
      </w:r>
      <w:ins w:id="21" w:author="zwj mylover" w:date="2014-10-07T22:00:00Z">
        <w:r>
          <w:rPr>
            <w:rFonts w:hint="eastAsia"/>
          </w:rPr>
          <w:t>，</w:t>
        </w:r>
      </w:ins>
      <w:del w:id="22" w:author="zwj mylover" w:date="2014-10-07T22:00:00Z">
        <w:r w:rsidR="005D05C5" w:rsidDel="00012506">
          <w:rPr>
            <w:rFonts w:hint="eastAsia"/>
          </w:rPr>
          <w:delText>.</w:delText>
        </w:r>
      </w:del>
      <w:ins w:id="23" w:author="zwj mylover" w:date="2014-10-07T22:00:00Z">
        <w:r>
          <w:rPr>
            <w:rFonts w:hint="eastAsia"/>
          </w:rPr>
          <w:t>以及轨迹</w:t>
        </w:r>
      </w:ins>
      <w:ins w:id="24" w:author="zwj mylover" w:date="2014-10-07T22:01:00Z">
        <w:r>
          <w:rPr>
            <w:rFonts w:hint="eastAsia"/>
          </w:rPr>
          <w:t>是否经过门。</w:t>
        </w:r>
      </w:ins>
      <w:r w:rsidR="005D05C5">
        <w:br/>
      </w:r>
      <w:r w:rsidR="006E1DB5">
        <w:t xml:space="preserve">              5&gt;</w:t>
      </w:r>
      <w:r w:rsidR="00EF21DA">
        <w:rPr>
          <w:rFonts w:hint="eastAsia"/>
        </w:rPr>
        <w:t>获取</w:t>
      </w:r>
      <w:r w:rsidR="00EF21DA">
        <w:rPr>
          <w:rFonts w:hint="eastAsia"/>
        </w:rPr>
        <w:t>WiFi</w:t>
      </w:r>
      <w:r w:rsidR="00EF21DA">
        <w:rPr>
          <w:rFonts w:hint="eastAsia"/>
        </w:rPr>
        <w:t>热点的</w:t>
      </w:r>
      <w:r w:rsidR="00EF21DA">
        <w:rPr>
          <w:rFonts w:hint="eastAsia"/>
        </w:rPr>
        <w:t>MAC</w:t>
      </w:r>
      <w:r w:rsidR="00EF21DA">
        <w:rPr>
          <w:rFonts w:hint="eastAsia"/>
        </w:rPr>
        <w:t>地址和具体位置。</w:t>
      </w:r>
      <w:r w:rsidR="00EF21DA">
        <w:br/>
      </w:r>
      <w:r w:rsidR="00EF21DA">
        <w:rPr>
          <w:rFonts w:hint="eastAsia"/>
        </w:rPr>
        <w:t>传感器数据：</w:t>
      </w:r>
      <w:r w:rsidR="006E1DB5">
        <w:br/>
      </w:r>
      <w:r w:rsidR="00EF21DA">
        <w:rPr>
          <w:rFonts w:hint="eastAsia"/>
        </w:rPr>
        <w:t>定期获取传感器数据。并分别进行滤波处理原始的数据。</w:t>
      </w:r>
      <w:r w:rsidR="006E1DB5">
        <w:br/>
      </w:r>
      <w:r w:rsidR="006E1DB5">
        <w:rPr>
          <w:rFonts w:hint="eastAsia"/>
        </w:rPr>
        <w:t xml:space="preserve">    </w:t>
      </w:r>
      <w:r w:rsidR="006E1DB5">
        <w:t xml:space="preserve"> </w:t>
      </w:r>
      <w:r w:rsidR="006E1DB5">
        <w:t>三轴加速度</w:t>
      </w:r>
      <w:r w:rsidR="006E1DB5">
        <w:rPr>
          <w:rFonts w:hint="eastAsia"/>
        </w:rPr>
        <w:t>:</w:t>
      </w:r>
      <w:r w:rsidR="00E104BB" w:rsidRPr="00E104BB">
        <w:rPr>
          <w:rFonts w:hint="eastAsia"/>
        </w:rPr>
        <w:t xml:space="preserve"> </w:t>
      </w:r>
      <w:r w:rsidR="00E104BB">
        <w:rPr>
          <w:rFonts w:hint="eastAsia"/>
        </w:rPr>
        <w:t>（低通滤波）</w:t>
      </w:r>
      <w:r w:rsidR="00E104BB">
        <w:rPr>
          <w:rFonts w:hint="eastAsia"/>
        </w:rPr>
        <w:t>||(</w:t>
      </w:r>
      <w:r w:rsidR="00E104BB">
        <w:rPr>
          <w:rFonts w:hint="eastAsia"/>
        </w:rPr>
        <w:t>扩展</w:t>
      </w:r>
      <w:r w:rsidR="00E104BB">
        <w:t>卡尔曼滤波</w:t>
      </w:r>
      <w:r w:rsidR="00E104BB">
        <w:rPr>
          <w:rFonts w:hint="eastAsia"/>
        </w:rPr>
        <w:t>)</w:t>
      </w:r>
      <w:r w:rsidR="006E1DB5">
        <w:br/>
        <w:t xml:space="preserve">     </w:t>
      </w:r>
      <w:r w:rsidR="006E1DB5">
        <w:t>三轴磁阻</w:t>
      </w:r>
      <w:r w:rsidR="006E1DB5">
        <w:rPr>
          <w:rFonts w:hint="eastAsia"/>
        </w:rPr>
        <w:t>:</w:t>
      </w:r>
      <w:r w:rsidR="00E104BB">
        <w:rPr>
          <w:rFonts w:hint="eastAsia"/>
        </w:rPr>
        <w:t>（低通滤波）</w:t>
      </w:r>
      <w:r w:rsidR="006E1DB5">
        <w:br/>
      </w:r>
      <w:del w:id="25" w:author="zwj mylover" w:date="2014-10-07T22:07:00Z">
        <w:r w:rsidR="006E1DB5" w:rsidDel="00012506">
          <w:delText xml:space="preserve">     </w:delText>
        </w:r>
        <w:r w:rsidR="006E1DB5" w:rsidDel="00012506">
          <w:delText>方向传感器</w:delText>
        </w:r>
        <w:r w:rsidR="006E1DB5" w:rsidDel="00012506">
          <w:rPr>
            <w:rFonts w:hint="eastAsia"/>
          </w:rPr>
          <w:delText>:</w:delText>
        </w:r>
        <w:r w:rsidR="00E104BB" w:rsidDel="00012506">
          <w:rPr>
            <w:rFonts w:hint="eastAsia"/>
          </w:rPr>
          <w:delText>（低通滤波）</w:delText>
        </w:r>
      </w:del>
      <w:ins w:id="26" w:author="ertalb" w:date="2014-07-14T20:56:00Z">
        <w:del w:id="27" w:author="zwj mylover" w:date="2014-10-07T22:07:00Z">
          <w:r w:rsidR="00282D71" w:rsidDel="00012506">
            <w:rPr>
              <w:rFonts w:hint="eastAsia"/>
            </w:rPr>
            <w:delText>(</w:delText>
          </w:r>
          <w:r w:rsidR="00282D71" w:rsidDel="00012506">
            <w:rPr>
              <w:rFonts w:hint="eastAsia"/>
            </w:rPr>
            <w:delText>方向</w:delText>
          </w:r>
          <w:r w:rsidR="00282D71" w:rsidDel="00012506">
            <w:delText>传感器的作用是什么？</w:delText>
          </w:r>
        </w:del>
      </w:ins>
      <w:ins w:id="28" w:author="ertalb" w:date="2014-07-16T09:35:00Z">
        <w:del w:id="29" w:author="zwj mylover" w:date="2014-10-07T22:07:00Z">
          <w:r w:rsidR="009523E0" w:rsidDel="00012506">
            <w:rPr>
              <w:rFonts w:hint="eastAsia"/>
            </w:rPr>
            <w:delText>貌似</w:delText>
          </w:r>
          <w:r w:rsidR="009523E0" w:rsidDel="00012506">
            <w:delText>几篇文章都没有提到用方向传感器</w:delText>
          </w:r>
        </w:del>
      </w:ins>
      <w:ins w:id="30" w:author="ertalb" w:date="2014-07-16T09:36:00Z">
        <w:del w:id="31" w:author="zwj mylover" w:date="2014-10-07T22:07:00Z">
          <w:r w:rsidR="009523E0" w:rsidDel="00012506">
            <w:delText>。</w:delText>
          </w:r>
          <w:r w:rsidR="009523E0" w:rsidDel="00012506">
            <w:rPr>
              <w:rFonts w:hint="eastAsia"/>
            </w:rPr>
            <w:delText>请</w:delText>
          </w:r>
        </w:del>
      </w:ins>
      <w:ins w:id="32" w:author="ertalb" w:date="2014-07-14T20:56:00Z">
        <w:del w:id="33" w:author="zwj mylover" w:date="2014-10-07T22:07:00Z">
          <w:r w:rsidR="00282D71" w:rsidDel="00012506">
            <w:delText>亮亮</w:delText>
          </w:r>
          <w:r w:rsidR="00282D71" w:rsidDel="00012506">
            <w:rPr>
              <w:rFonts w:hint="eastAsia"/>
            </w:rPr>
            <w:delText>回答</w:delText>
          </w:r>
          <w:r w:rsidR="00282D71" w:rsidDel="00012506">
            <w:delText>)</w:delText>
          </w:r>
        </w:del>
      </w:ins>
      <w:del w:id="34" w:author="zwj mylover" w:date="2014-10-07T22:07:00Z">
        <w:r w:rsidR="006E1DB5" w:rsidDel="00012506">
          <w:br/>
        </w:r>
      </w:del>
      <w:r w:rsidR="006E1DB5">
        <w:t xml:space="preserve">     </w:t>
      </w:r>
      <w:r w:rsidR="006E1DB5">
        <w:t>陀螺仪</w:t>
      </w:r>
      <w:r w:rsidR="006E1DB5">
        <w:t>:</w:t>
      </w:r>
      <w:r w:rsidR="00E104BB" w:rsidRPr="00E104BB">
        <w:rPr>
          <w:rFonts w:hint="eastAsia"/>
        </w:rPr>
        <w:t xml:space="preserve"> </w:t>
      </w:r>
      <w:r w:rsidR="00E104BB">
        <w:rPr>
          <w:rFonts w:hint="eastAsia"/>
        </w:rPr>
        <w:t>（低通滤波）</w:t>
      </w:r>
      <w:r w:rsidR="00E104BB">
        <w:rPr>
          <w:rFonts w:hint="eastAsia"/>
        </w:rPr>
        <w:t>||(</w:t>
      </w:r>
      <w:r w:rsidR="00E104BB">
        <w:rPr>
          <w:rFonts w:hint="eastAsia"/>
        </w:rPr>
        <w:t>扩展</w:t>
      </w:r>
      <w:r w:rsidR="00E104BB">
        <w:t>卡尔曼滤波</w:t>
      </w:r>
      <w:r w:rsidR="00E104BB">
        <w:rPr>
          <w:rFonts w:hint="eastAsia"/>
        </w:rPr>
        <w:t>)</w:t>
      </w:r>
      <w:r w:rsidR="00EF21DA">
        <w:br/>
        <w:t>WiFi</w:t>
      </w:r>
      <w:r w:rsidR="00EF21DA">
        <w:t>热点信息</w:t>
      </w:r>
      <w:r w:rsidR="00EF21DA">
        <w:rPr>
          <w:rFonts w:hint="eastAsia"/>
        </w:rPr>
        <w:t>：定期获取</w:t>
      </w:r>
      <w:r w:rsidR="00EF21DA">
        <w:rPr>
          <w:rFonts w:hint="eastAsia"/>
        </w:rPr>
        <w:t>WiFi</w:t>
      </w:r>
      <w:r w:rsidR="00820C59">
        <w:rPr>
          <w:rFonts w:hint="eastAsia"/>
        </w:rPr>
        <w:t>强度信息，利用最小二乘法解算出具体位置并估计方差。</w:t>
      </w:r>
    </w:p>
    <w:p w:rsidR="00282D71" w:rsidRDefault="00EF21DA" w:rsidP="00DC5E5E">
      <w:pPr>
        <w:tabs>
          <w:tab w:val="center" w:pos="2511"/>
          <w:tab w:val="right" w:pos="5021"/>
        </w:tabs>
        <w:spacing w:after="203" w:line="259" w:lineRule="auto"/>
        <w:ind w:right="-15"/>
        <w:jc w:val="left"/>
        <w:rPr>
          <w:ins w:id="35" w:author="ertalb" w:date="2014-07-14T20:57:00Z"/>
        </w:rPr>
      </w:pPr>
      <w:r>
        <w:t>2</w:t>
      </w:r>
      <w:r>
        <w:rPr>
          <w:rFonts w:hint="eastAsia"/>
        </w:rPr>
        <w:t>、</w:t>
      </w:r>
      <w:r>
        <w:t>定位流程</w:t>
      </w:r>
      <w:r>
        <w:br/>
      </w:r>
      <w:r>
        <w:rPr>
          <w:rFonts w:hint="eastAsia"/>
        </w:rPr>
        <w:t>确定初始位置：</w:t>
      </w:r>
    </w:p>
    <w:p w:rsidR="00E251E5" w:rsidRDefault="00EF21DA" w:rsidP="00DC5E5E">
      <w:pPr>
        <w:tabs>
          <w:tab w:val="center" w:pos="2511"/>
          <w:tab w:val="right" w:pos="5021"/>
        </w:tabs>
        <w:spacing w:after="203" w:line="259" w:lineRule="auto"/>
        <w:ind w:right="-15"/>
        <w:jc w:val="left"/>
        <w:rPr>
          <w:ins w:id="36" w:author="ertalb" w:date="2014-07-14T21:10:00Z"/>
        </w:rPr>
      </w:pPr>
      <w:r>
        <w:rPr>
          <w:rFonts w:hint="eastAsia"/>
        </w:rPr>
        <w:t>由</w:t>
      </w:r>
      <w:r>
        <w:rPr>
          <w:rFonts w:hint="eastAsia"/>
        </w:rPr>
        <w:t>WiFi</w:t>
      </w:r>
      <w:r>
        <w:rPr>
          <w:rFonts w:hint="eastAsia"/>
        </w:rPr>
        <w:t>定位，结合地图信息确定。具体方法为，先由</w:t>
      </w:r>
      <w:r>
        <w:rPr>
          <w:rFonts w:hint="eastAsia"/>
        </w:rPr>
        <w:t>WiFi</w:t>
      </w:r>
      <w:r>
        <w:rPr>
          <w:rFonts w:hint="eastAsia"/>
        </w:rPr>
        <w:t>定位给出初始点</w:t>
      </w:r>
      <w:r w:rsidR="006A0DB1">
        <w:rPr>
          <w:rFonts w:hint="eastAsia"/>
        </w:rPr>
        <w:t>以及估计方差</w:t>
      </w:r>
      <w:r>
        <w:rPr>
          <w:rFonts w:hint="eastAsia"/>
        </w:rPr>
        <w:t>。</w:t>
      </w:r>
      <w:r w:rsidR="00820C59">
        <w:rPr>
          <w:rFonts w:hint="eastAsia"/>
        </w:rPr>
        <w:lastRenderedPageBreak/>
        <w:t>根据</w:t>
      </w:r>
      <w:r w:rsidR="00820C59">
        <w:rPr>
          <w:rFonts w:hint="eastAsia"/>
        </w:rPr>
        <w:t>WiFi</w:t>
      </w:r>
      <w:r w:rsidR="00820C59">
        <w:rPr>
          <w:rFonts w:hint="eastAsia"/>
        </w:rPr>
        <w:t>定位的信息，利用服从</w:t>
      </w:r>
      <w:r w:rsidR="001A6C05">
        <w:rPr>
          <w:rFonts w:hint="eastAsia"/>
        </w:rPr>
        <w:t>数据</w:t>
      </w:r>
      <w:r w:rsidR="00820C59">
        <w:rPr>
          <w:rFonts w:hint="eastAsia"/>
        </w:rPr>
        <w:t>的二维正太分布随机生成</w:t>
      </w:r>
      <w:r w:rsidR="00820C59">
        <w:rPr>
          <w:rFonts w:hint="eastAsia"/>
        </w:rPr>
        <w:t>N</w:t>
      </w:r>
      <w:r w:rsidR="00820C59">
        <w:rPr>
          <w:rFonts w:hint="eastAsia"/>
        </w:rPr>
        <w:t>个粒子、权重为</w:t>
      </w:r>
      <w:r w:rsidR="00820C59">
        <w:rPr>
          <w:rFonts w:hint="eastAsia"/>
        </w:rPr>
        <w:t>1/N</w:t>
      </w:r>
      <w:r w:rsidR="00820C59">
        <w:rPr>
          <w:rFonts w:hint="eastAsia"/>
        </w:rPr>
        <w:t>。然后根据地图信息去掉一些粒子（如在不可到达位置），重新调整权重。</w:t>
      </w:r>
      <w:r>
        <w:br/>
      </w:r>
      <w:r>
        <w:t>正常定位</w:t>
      </w:r>
      <w:r>
        <w:rPr>
          <w:rFonts w:hint="eastAsia"/>
        </w:rPr>
        <w:t>：</w:t>
      </w:r>
      <w:r>
        <w:br/>
      </w:r>
      <w:r>
        <w:t>模态选择</w:t>
      </w:r>
      <w:r>
        <w:rPr>
          <w:rFonts w:hint="eastAsia"/>
        </w:rPr>
        <w:t>：根据传感器数据判断用户的状态</w:t>
      </w:r>
      <w:r w:rsidR="001A6C05">
        <w:rPr>
          <w:rFonts w:hint="eastAsia"/>
        </w:rPr>
        <w:t>（利用低通滤波处理传感器的数据分析数据基波的幅值和频率判断用户的状态）</w:t>
      </w:r>
      <w:r>
        <w:rPr>
          <w:rFonts w:hint="eastAsia"/>
        </w:rPr>
        <w:t>：</w:t>
      </w:r>
      <w:r w:rsidR="00820C59">
        <w:br/>
      </w:r>
      <w:r w:rsidR="00820C59">
        <w:rPr>
          <w:rFonts w:hint="eastAsia"/>
        </w:rPr>
        <w:t>行走：</w:t>
      </w:r>
      <w:r w:rsidR="001A6C05">
        <w:br/>
        <w:t xml:space="preserve">    </w:t>
      </w:r>
      <w:r w:rsidR="00820C59">
        <w:rPr>
          <w:rFonts w:hint="eastAsia"/>
        </w:rPr>
        <w:t>手机放在包里</w:t>
      </w:r>
      <w:r w:rsidR="001A6C05">
        <w:rPr>
          <w:rFonts w:hint="eastAsia"/>
        </w:rPr>
        <w:t>或随臂摆动：周期恒定</w:t>
      </w:r>
      <w:r w:rsidR="001A6C05">
        <w:rPr>
          <w:rFonts w:hint="eastAsia"/>
        </w:rPr>
        <w:t>,</w:t>
      </w:r>
      <w:r w:rsidR="001A6C05">
        <w:rPr>
          <w:rFonts w:hint="eastAsia"/>
        </w:rPr>
        <w:t>约为</w:t>
      </w:r>
      <w:r w:rsidR="001A6C05">
        <w:rPr>
          <w:rFonts w:hint="eastAsia"/>
        </w:rPr>
        <w:t>0.5-</w:t>
      </w:r>
      <w:r w:rsidR="001A6C05">
        <w:t>1Hz;</w:t>
      </w:r>
      <w:r w:rsidR="001A6C05">
        <w:t>幅值较大</w:t>
      </w:r>
      <w:r w:rsidR="001A6C05">
        <w:br/>
        <w:t xml:space="preserve">    </w:t>
      </w:r>
      <w:r w:rsidR="00820C59">
        <w:rPr>
          <w:rFonts w:hint="eastAsia"/>
        </w:rPr>
        <w:t>手机拿在手里</w:t>
      </w:r>
      <w:r w:rsidR="001A6C05">
        <w:rPr>
          <w:rFonts w:hint="eastAsia"/>
        </w:rPr>
        <w:t>发短信或是：周期恒定</w:t>
      </w:r>
      <w:r w:rsidR="001A6C05">
        <w:rPr>
          <w:rFonts w:hint="eastAsia"/>
        </w:rPr>
        <w:t>,</w:t>
      </w:r>
      <w:r w:rsidR="001A6C05">
        <w:rPr>
          <w:rFonts w:hint="eastAsia"/>
        </w:rPr>
        <w:t>约为</w:t>
      </w:r>
      <w:r w:rsidR="001A6C05">
        <w:rPr>
          <w:rFonts w:hint="eastAsia"/>
        </w:rPr>
        <w:t>0.5-</w:t>
      </w:r>
      <w:r w:rsidR="001A6C05">
        <w:t>1Hz;</w:t>
      </w:r>
      <w:r w:rsidR="001A6C05">
        <w:t>幅值较小</w:t>
      </w:r>
      <w:r w:rsidR="001A6C05">
        <w:br/>
        <w:t xml:space="preserve">    </w:t>
      </w:r>
      <w:r w:rsidR="00820C59">
        <w:rPr>
          <w:rFonts w:hint="eastAsia"/>
        </w:rPr>
        <w:t>手机在打电话</w:t>
      </w:r>
      <w:r w:rsidR="001A6C05">
        <w:rPr>
          <w:rFonts w:hint="eastAsia"/>
        </w:rPr>
        <w:t>：周期恒定</w:t>
      </w:r>
      <w:r w:rsidR="001A6C05">
        <w:rPr>
          <w:rFonts w:hint="eastAsia"/>
        </w:rPr>
        <w:t>,</w:t>
      </w:r>
      <w:r w:rsidR="001A6C05">
        <w:rPr>
          <w:rFonts w:hint="eastAsia"/>
        </w:rPr>
        <w:t>约为</w:t>
      </w:r>
      <w:r w:rsidR="001A6C05">
        <w:rPr>
          <w:rFonts w:hint="eastAsia"/>
        </w:rPr>
        <w:t>0.5-</w:t>
      </w:r>
      <w:r w:rsidR="001A6C05">
        <w:t>1Hz;</w:t>
      </w:r>
      <w:r w:rsidR="001A6C05">
        <w:t>幅值较小</w:t>
      </w:r>
      <w:r w:rsidR="00820C59">
        <w:br/>
      </w:r>
      <w:r w:rsidR="00820C59">
        <w:rPr>
          <w:rFonts w:hint="eastAsia"/>
        </w:rPr>
        <w:t>站立（静止）：</w:t>
      </w:r>
      <w:r w:rsidR="001A6C05">
        <w:rPr>
          <w:rFonts w:hint="eastAsia"/>
        </w:rPr>
        <w:t>无恒定周期的基频信号</w:t>
      </w:r>
      <w:r w:rsidR="00820C59">
        <w:br/>
      </w:r>
      <w:r w:rsidR="001A6C05">
        <w:rPr>
          <w:rFonts w:hint="eastAsia"/>
        </w:rPr>
        <w:t>行车：无恒定的基频信号</w:t>
      </w:r>
      <w:r w:rsidR="00562996">
        <w:rPr>
          <w:rFonts w:hint="eastAsia"/>
        </w:rPr>
        <w:t>（建议单独设置一个行车模式，由用户手动开启）</w:t>
      </w:r>
    </w:p>
    <w:p w:rsidR="0083015C" w:rsidRDefault="00E251E5" w:rsidP="00DC5E5E">
      <w:pPr>
        <w:tabs>
          <w:tab w:val="center" w:pos="2511"/>
          <w:tab w:val="right" w:pos="5021"/>
        </w:tabs>
        <w:spacing w:after="203" w:line="259" w:lineRule="auto"/>
        <w:ind w:right="-15"/>
        <w:jc w:val="left"/>
        <w:rPr>
          <w:ins w:id="37" w:author="ertalb" w:date="2014-07-14T21:15:00Z"/>
          <w:rFonts w:hint="eastAsia"/>
        </w:rPr>
      </w:pPr>
      <w:ins w:id="38" w:author="ertalb" w:date="2014-07-14T21:10:00Z">
        <w:r>
          <w:rPr>
            <w:rFonts w:hint="eastAsia"/>
          </w:rPr>
          <w:t>模态</w:t>
        </w:r>
        <w:r>
          <w:t>的定义分成两个层次：第一个层次</w:t>
        </w:r>
      </w:ins>
      <w:ins w:id="39" w:author="ertalb" w:date="2014-07-14T21:11:00Z">
        <w:r>
          <w:t>是人的运动模式，可以分为静止、行走、</w:t>
        </w:r>
      </w:ins>
      <w:ins w:id="40" w:author="ertalb" w:date="2014-07-14T21:12:00Z">
        <w:r>
          <w:rPr>
            <w:rFonts w:hint="eastAsia"/>
          </w:rPr>
          <w:t>跑步</w:t>
        </w:r>
        <w:r>
          <w:t>、行车四种状态；同时，手机有其自身的状态</w:t>
        </w:r>
      </w:ins>
      <w:ins w:id="41" w:author="ertalb" w:date="2014-07-14T21:13:00Z">
        <w:r>
          <w:t>模式，如手机在手中</w:t>
        </w:r>
        <w:r>
          <w:t>texting</w:t>
        </w:r>
        <w:r>
          <w:t>，</w:t>
        </w:r>
        <w:r>
          <w:t>browsing</w:t>
        </w:r>
        <w:r>
          <w:rPr>
            <w:rFonts w:hint="eastAsia"/>
          </w:rPr>
          <w:t>；随着手臂</w:t>
        </w:r>
        <w:r>
          <w:t>swing</w:t>
        </w:r>
        <w:r>
          <w:t>摇摆、晃动；在口袋中；</w:t>
        </w:r>
        <w:r>
          <w:rPr>
            <w:rFonts w:hint="eastAsia"/>
          </w:rPr>
          <w:t>在</w:t>
        </w:r>
        <w:r>
          <w:t>提包、手袋中；</w:t>
        </w:r>
        <w:r>
          <w:rPr>
            <w:rFonts w:hint="eastAsia"/>
          </w:rPr>
          <w:t>正在</w:t>
        </w:r>
        <w:r>
          <w:t>放入口袋；</w:t>
        </w:r>
      </w:ins>
      <w:ins w:id="42" w:author="ertalb" w:date="2014-07-14T21:14:00Z">
        <w:r>
          <w:rPr>
            <w:rFonts w:hint="eastAsia"/>
          </w:rPr>
          <w:t>正在</w:t>
        </w:r>
      </w:ins>
      <w:ins w:id="43" w:author="ertalb" w:date="2014-07-14T21:13:00Z">
        <w:r>
          <w:t>从口袋取出</w:t>
        </w:r>
      </w:ins>
      <w:ins w:id="44" w:author="ertalb" w:date="2014-07-14T21:14:00Z">
        <w:r>
          <w:rPr>
            <w:rFonts w:hint="eastAsia"/>
          </w:rPr>
          <w:t>来</w:t>
        </w:r>
        <w:r>
          <w:t>。这两个</w:t>
        </w:r>
        <w:r>
          <w:rPr>
            <w:rFonts w:hint="eastAsia"/>
          </w:rPr>
          <w:t>层次</w:t>
        </w:r>
        <w:r>
          <w:t>是可以组合的，比如行走中打电话、看短信</w:t>
        </w:r>
        <w:r>
          <w:rPr>
            <w:rFonts w:hint="eastAsia"/>
          </w:rPr>
          <w:t>或者</w:t>
        </w:r>
        <w:r>
          <w:t>微信（</w:t>
        </w:r>
        <w:r>
          <w:t>texting</w:t>
        </w:r>
        <w:r>
          <w:t>）</w:t>
        </w:r>
      </w:ins>
      <w:ins w:id="45" w:author="ertalb" w:date="2014-07-14T21:15:00Z">
        <w:r w:rsidR="0083015C">
          <w:rPr>
            <w:rFonts w:hint="eastAsia"/>
          </w:rPr>
          <w:t>、</w:t>
        </w:r>
        <w:r w:rsidR="0083015C">
          <w:t>或者拿在手里晃来晃去。</w:t>
        </w:r>
        <w:del w:id="46" w:author="zwj mylover" w:date="2014-10-08T14:47:00Z">
          <w:r w:rsidR="0083015C" w:rsidDel="002E4614">
            <w:delText>。。</w:delText>
          </w:r>
        </w:del>
      </w:ins>
    </w:p>
    <w:p w:rsidR="0083015C" w:rsidRDefault="0083015C" w:rsidP="00DC5E5E">
      <w:pPr>
        <w:tabs>
          <w:tab w:val="center" w:pos="2511"/>
          <w:tab w:val="right" w:pos="5021"/>
        </w:tabs>
        <w:spacing w:after="203" w:line="259" w:lineRule="auto"/>
        <w:ind w:right="-15"/>
        <w:jc w:val="left"/>
        <w:rPr>
          <w:ins w:id="47" w:author="ertalb" w:date="2014-07-14T21:18:00Z"/>
        </w:rPr>
      </w:pPr>
      <w:ins w:id="48" w:author="ertalb" w:date="2014-07-14T21:15:00Z">
        <w:r>
          <w:rPr>
            <w:rFonts w:hint="eastAsia"/>
          </w:rPr>
          <w:t>上述</w:t>
        </w:r>
        <w:r>
          <w:t>情形在</w:t>
        </w:r>
        <w:r>
          <w:t>sensors</w:t>
        </w:r>
      </w:ins>
      <w:ins w:id="49" w:author="ertalb" w:date="2014-07-14T21:16:00Z">
        <w:r>
          <w:t>-13-01539.pdf</w:t>
        </w:r>
        <w:r>
          <w:rPr>
            <w:rFonts w:hint="eastAsia"/>
          </w:rPr>
          <w:t>中</w:t>
        </w:r>
        <w:r>
          <w:t>有比较明确的描述，以及相应的算法可以参考。</w:t>
        </w:r>
      </w:ins>
      <w:r w:rsidR="00EF21DA">
        <w:br/>
      </w:r>
      <w:r w:rsidR="00EF21DA">
        <w:rPr>
          <w:rFonts w:hint="eastAsia"/>
        </w:rPr>
        <w:t>行走状态：</w:t>
      </w:r>
      <w:r w:rsidR="001A6C05">
        <w:br/>
      </w:r>
      <w:r w:rsidR="00EF21DA">
        <w:rPr>
          <w:rFonts w:hint="eastAsia"/>
        </w:rPr>
        <w:t>步长、步频、步向的确定。其中步长初始由一个预设值</w:t>
      </w:r>
      <w:r w:rsidR="001A6C05">
        <w:rPr>
          <w:rFonts w:hint="eastAsia"/>
        </w:rPr>
        <w:t>（经验值）</w:t>
      </w:r>
      <w:r w:rsidR="00EF21DA">
        <w:rPr>
          <w:rFonts w:hint="eastAsia"/>
        </w:rPr>
        <w:t>，然后在后期的定位过程中根据定位信息修正步长，然后作为以后用户的步长（可以分别记录用户在不同步频下的步长）。步频可由对信号进行频域的分析得到。步向由磁场感应，和陀螺仪的数据得到。利用粒子滤波对航迹进行分析（用样本均值代替对概率密度函数的积分）。（另考虑部分手机传感器不全的情况，如没有加速度感应和陀螺，通过用其他传感器代替）</w:t>
      </w:r>
    </w:p>
    <w:p w:rsidR="0083015C" w:rsidRDefault="00EF21DA" w:rsidP="00DC5E5E">
      <w:pPr>
        <w:tabs>
          <w:tab w:val="center" w:pos="2511"/>
          <w:tab w:val="right" w:pos="5021"/>
        </w:tabs>
        <w:spacing w:after="203" w:line="259" w:lineRule="auto"/>
        <w:ind w:right="-15"/>
        <w:jc w:val="left"/>
        <w:rPr>
          <w:ins w:id="50" w:author="ertalb" w:date="2014-07-14T21:19:00Z"/>
        </w:rPr>
      </w:pPr>
      <w:r>
        <w:br/>
      </w:r>
      <w:r>
        <w:t>数据融合</w:t>
      </w:r>
      <w:r w:rsidR="001A6C05">
        <w:rPr>
          <w:rFonts w:hint="eastAsia"/>
        </w:rPr>
        <w:t>：根据</w:t>
      </w:r>
      <w:r w:rsidR="00F4543F">
        <w:rPr>
          <w:rFonts w:hint="eastAsia"/>
        </w:rPr>
        <w:t>处理后的传感器（三轴加速度、陀螺仪）数据进行步监测，若幅值超过一个参考值，则认为其已迈出一步，根据三轴磁阻和方向传感器以及陀螺仪得到当前的步向，</w:t>
      </w:r>
      <w:r w:rsidR="00DC5E5E">
        <w:rPr>
          <w:rFonts w:hint="eastAsia"/>
        </w:rPr>
        <w:t>以及步长信息调整粒子的位置信息和权重信息：</w:t>
      </w:r>
      <w:r w:rsidR="00DC5E5E">
        <w:br/>
      </w:r>
      <w:del w:id="51" w:author="zwj mylover" w:date="2014-10-08T14:57:00Z">
        <w:r w:rsidR="00DC5E5E" w:rsidDel="00720325">
          <w:rPr>
            <w:noProof/>
          </w:rPr>
          <w:drawing>
            <wp:inline distT="0" distB="0" distL="0" distR="0" wp14:anchorId="00EA9599" wp14:editId="4279B3AC">
              <wp:extent cx="2606040" cy="313944"/>
              <wp:effectExtent l="0" t="0" r="0" b="0"/>
              <wp:docPr id="18674" name="Picture 18674"/>
              <wp:cNvGraphicFramePr/>
              <a:graphic xmlns:a="http://schemas.openxmlformats.org/drawingml/2006/main">
                <a:graphicData uri="http://schemas.openxmlformats.org/drawingml/2006/picture">
                  <pic:pic xmlns:pic="http://schemas.openxmlformats.org/drawingml/2006/picture">
                    <pic:nvPicPr>
                      <pic:cNvPr id="18674" name="Picture 18674"/>
                      <pic:cNvPicPr/>
                    </pic:nvPicPr>
                    <pic:blipFill>
                      <a:blip r:embed="rId18"/>
                      <a:stretch>
                        <a:fillRect/>
                      </a:stretch>
                    </pic:blipFill>
                    <pic:spPr>
                      <a:xfrm>
                        <a:off x="0" y="0"/>
                        <a:ext cx="2606040" cy="313944"/>
                      </a:xfrm>
                      <a:prstGeom prst="rect">
                        <a:avLst/>
                      </a:prstGeom>
                    </pic:spPr>
                  </pic:pic>
                </a:graphicData>
              </a:graphic>
            </wp:inline>
          </w:drawing>
        </w:r>
        <w:r w:rsidR="00DC5E5E" w:rsidDel="00720325">
          <w:tab/>
        </w:r>
        <w:r w:rsidR="00DC5E5E" w:rsidDel="00720325">
          <w:br/>
        </w:r>
        <w:r w:rsidR="00DC5E5E" w:rsidDel="00720325">
          <w:rPr>
            <w:rFonts w:ascii="Cambria" w:eastAsia="Cambria" w:hAnsi="Cambria" w:cs="Cambria"/>
            <w:i/>
          </w:rPr>
          <w:delText>w</w:delText>
        </w:r>
        <w:r w:rsidR="00DC5E5E" w:rsidDel="00720325">
          <w:rPr>
            <w:rFonts w:ascii="Cambria" w:eastAsia="Cambria" w:hAnsi="Cambria" w:cs="Cambria"/>
            <w:i/>
            <w:sz w:val="14"/>
          </w:rPr>
          <w:delText xml:space="preserve">ki </w:delText>
        </w:r>
        <w:r w:rsidR="00DC5E5E" w:rsidDel="00720325">
          <w:rPr>
            <w:rFonts w:ascii="Cambria" w:eastAsia="Cambria" w:hAnsi="Cambria" w:cs="Cambria"/>
          </w:rPr>
          <w:delText xml:space="preserve">= </w:delText>
        </w:r>
        <w:r w:rsidR="00DC5E5E" w:rsidDel="00720325">
          <w:rPr>
            <w:rFonts w:ascii="Cambria" w:eastAsia="Cambria" w:hAnsi="Cambria" w:cs="Cambria"/>
            <w:i/>
          </w:rPr>
          <w:delText>p</w:delText>
        </w:r>
        <w:r w:rsidR="00DC5E5E" w:rsidDel="00720325">
          <w:rPr>
            <w:rFonts w:ascii="Cambria" w:eastAsia="Cambria" w:hAnsi="Cambria" w:cs="Cambria"/>
          </w:rPr>
          <w:delText>(</w:delText>
        </w:r>
        <w:r w:rsidR="00DC5E5E" w:rsidDel="00720325">
          <w:rPr>
            <w:rFonts w:ascii="Cambria" w:eastAsia="Cambria" w:hAnsi="Cambria" w:cs="Cambria"/>
            <w:i/>
          </w:rPr>
          <w:delText>x</w:delText>
        </w:r>
        <w:r w:rsidR="00DC5E5E" w:rsidDel="00720325">
          <w:rPr>
            <w:rFonts w:ascii="Cambria" w:eastAsia="Cambria" w:hAnsi="Cambria" w:cs="Cambria"/>
            <w:i/>
            <w:sz w:val="14"/>
          </w:rPr>
          <w:delText>ik</w:delText>
        </w:r>
        <w:r w:rsidR="00DC5E5E" w:rsidDel="00720325">
          <w:rPr>
            <w:rFonts w:ascii="Cambria" w:eastAsia="Cambria" w:hAnsi="Cambria" w:cs="Cambria"/>
          </w:rPr>
          <w:delText>|</w:delText>
        </w:r>
        <w:r w:rsidR="00DC5E5E" w:rsidDel="00720325">
          <w:rPr>
            <w:rFonts w:ascii="Cambria" w:eastAsia="Cambria" w:hAnsi="Cambria" w:cs="Cambria"/>
            <w:i/>
          </w:rPr>
          <w:delText>z</w:delText>
        </w:r>
        <w:r w:rsidR="00DC5E5E" w:rsidDel="00720325">
          <w:rPr>
            <w:rFonts w:ascii="Cambria" w:eastAsia="Cambria" w:hAnsi="Cambria" w:cs="Cambria"/>
            <w:i/>
            <w:sz w:val="14"/>
          </w:rPr>
          <w:delText>k</w:delText>
        </w:r>
        <w:r w:rsidR="00DC5E5E" w:rsidDel="00720325">
          <w:rPr>
            <w:rFonts w:ascii="Cambria" w:eastAsia="Cambria" w:hAnsi="Cambria" w:cs="Cambria"/>
          </w:rPr>
          <w:delText>)</w:delText>
        </w:r>
        <w:r w:rsidR="00DC5E5E" w:rsidDel="00720325">
          <w:rPr>
            <w:rFonts w:ascii="Cambria" w:eastAsia="Cambria" w:hAnsi="Cambria" w:cs="Cambria"/>
            <w:i/>
          </w:rPr>
          <w:delText>w</w:delText>
        </w:r>
        <w:r w:rsidR="00DC5E5E" w:rsidDel="00720325">
          <w:rPr>
            <w:rFonts w:ascii="Cambria" w:eastAsia="Cambria" w:hAnsi="Cambria" w:cs="Cambria"/>
            <w:i/>
            <w:sz w:val="14"/>
          </w:rPr>
          <w:delText>ki</w:delText>
        </w:r>
        <w:r w:rsidR="00DC5E5E" w:rsidDel="00720325">
          <w:rPr>
            <w:rFonts w:ascii="Cambria" w:eastAsia="Cambria" w:hAnsi="Cambria" w:cs="Cambria"/>
            <w:sz w:val="14"/>
          </w:rPr>
          <w:delText xml:space="preserve">−1    </w:delText>
        </w:r>
        <w:r w:rsidR="00DC5E5E" w:rsidDel="00720325">
          <w:rPr>
            <w:sz w:val="22"/>
          </w:rPr>
          <w:tab/>
        </w:r>
        <w:r w:rsidR="00DC5E5E" w:rsidDel="00720325">
          <w:rPr>
            <w:rFonts w:ascii="Cambria" w:eastAsia="Cambria" w:hAnsi="Cambria" w:cs="Cambria"/>
            <w:i/>
          </w:rPr>
          <w:delText>p</w:delText>
        </w:r>
        <w:r w:rsidR="00DC5E5E" w:rsidDel="00720325">
          <w:rPr>
            <w:rFonts w:ascii="Cambria" w:eastAsia="Cambria" w:hAnsi="Cambria" w:cs="Cambria"/>
          </w:rPr>
          <w:delText>(</w:delText>
        </w:r>
        <w:r w:rsidR="00DC5E5E" w:rsidDel="00720325">
          <w:rPr>
            <w:rFonts w:ascii="Cambria" w:eastAsia="Cambria" w:hAnsi="Cambria" w:cs="Cambria"/>
            <w:i/>
          </w:rPr>
          <w:delText>x</w:delText>
        </w:r>
        <w:r w:rsidR="00DC5E5E" w:rsidDel="00720325">
          <w:rPr>
            <w:rFonts w:ascii="Cambria" w:eastAsia="Cambria" w:hAnsi="Cambria" w:cs="Cambria"/>
            <w:i/>
            <w:vertAlign w:val="superscript"/>
          </w:rPr>
          <w:delText>i</w:delText>
        </w:r>
        <w:r w:rsidR="00DC5E5E" w:rsidDel="00720325">
          <w:rPr>
            <w:rFonts w:ascii="Cambria" w:eastAsia="Cambria" w:hAnsi="Cambria" w:cs="Cambria"/>
            <w:i/>
            <w:vertAlign w:val="subscript"/>
          </w:rPr>
          <w:delText>k</w:delText>
        </w:r>
        <w:r w:rsidR="00DC5E5E" w:rsidDel="00720325">
          <w:rPr>
            <w:rFonts w:ascii="Cambria" w:eastAsia="Cambria" w:hAnsi="Cambria" w:cs="Cambria"/>
          </w:rPr>
          <w:delText>|</w:delText>
        </w:r>
        <w:r w:rsidR="00DC5E5E" w:rsidDel="00720325">
          <w:rPr>
            <w:rFonts w:ascii="Cambria" w:eastAsia="Cambria" w:hAnsi="Cambria" w:cs="Cambria"/>
            <w:i/>
          </w:rPr>
          <w:delText>z</w:delText>
        </w:r>
        <w:r w:rsidR="00DC5E5E" w:rsidDel="00720325">
          <w:rPr>
            <w:rFonts w:ascii="Cambria" w:eastAsia="Cambria" w:hAnsi="Cambria" w:cs="Cambria"/>
            <w:i/>
            <w:vertAlign w:val="subscript"/>
          </w:rPr>
          <w:delText>k</w:delText>
        </w:r>
        <w:r w:rsidR="00DC5E5E" w:rsidDel="00720325">
          <w:rPr>
            <w:rFonts w:ascii="Cambria" w:eastAsia="Cambria" w:hAnsi="Cambria" w:cs="Cambria"/>
          </w:rPr>
          <w:delText>) = N</w:delText>
        </w:r>
        <w:r w:rsidR="00DC5E5E" w:rsidDel="00720325">
          <w:rPr>
            <w:rFonts w:ascii="Cambria" w:eastAsia="Cambria" w:hAnsi="Cambria" w:cs="Cambria"/>
            <w:i/>
            <w:vertAlign w:val="subscript"/>
          </w:rPr>
          <w:delText>m</w:delText>
        </w:r>
        <w:r w:rsidR="00DC5E5E" w:rsidDel="00720325">
          <w:rPr>
            <w:rFonts w:ascii="Cambria" w:eastAsia="Cambria" w:hAnsi="Cambria" w:cs="Cambria"/>
            <w:i/>
            <w:sz w:val="15"/>
            <w:vertAlign w:val="subscript"/>
          </w:rPr>
          <w:delText>x</w:delText>
        </w:r>
        <w:r w:rsidR="00DC5E5E" w:rsidDel="00720325">
          <w:rPr>
            <w:rFonts w:ascii="Cambria" w:eastAsia="Cambria" w:hAnsi="Cambria" w:cs="Cambria"/>
            <w:i/>
            <w:sz w:val="14"/>
          </w:rPr>
          <w:delText>,m</w:delText>
        </w:r>
        <w:r w:rsidR="00DC5E5E" w:rsidDel="00720325">
          <w:rPr>
            <w:rFonts w:ascii="Cambria" w:eastAsia="Cambria" w:hAnsi="Cambria" w:cs="Cambria"/>
            <w:i/>
            <w:sz w:val="14"/>
            <w:vertAlign w:val="subscript"/>
          </w:rPr>
          <w:delText>y</w:delText>
        </w:r>
        <w:r w:rsidR="00DC5E5E" w:rsidDel="00720325">
          <w:rPr>
            <w:rFonts w:ascii="Cambria" w:eastAsia="Cambria" w:hAnsi="Cambria" w:cs="Cambria"/>
            <w:i/>
            <w:sz w:val="14"/>
          </w:rPr>
          <w:delText>,σ</w:delText>
        </w:r>
        <w:r w:rsidR="00DC5E5E" w:rsidDel="00720325">
          <w:rPr>
            <w:rFonts w:ascii="Cambria" w:eastAsia="Cambria" w:hAnsi="Cambria" w:cs="Cambria"/>
            <w:i/>
            <w:sz w:val="14"/>
            <w:vertAlign w:val="subscript"/>
          </w:rPr>
          <w:delText>x</w:delText>
        </w:r>
        <w:r w:rsidR="00DC5E5E" w:rsidDel="00720325">
          <w:rPr>
            <w:rFonts w:ascii="Cambria" w:eastAsia="Cambria" w:hAnsi="Cambria" w:cs="Cambria"/>
            <w:i/>
            <w:sz w:val="14"/>
          </w:rPr>
          <w:delText>,σ</w:delText>
        </w:r>
        <w:r w:rsidR="00DC5E5E" w:rsidDel="00720325">
          <w:rPr>
            <w:rFonts w:ascii="Cambria" w:eastAsia="Cambria" w:hAnsi="Cambria" w:cs="Cambria"/>
            <w:i/>
            <w:sz w:val="14"/>
            <w:vertAlign w:val="subscript"/>
          </w:rPr>
          <w:delText>y</w:delText>
        </w:r>
        <w:r w:rsidR="00DC5E5E" w:rsidDel="00720325">
          <w:rPr>
            <w:rFonts w:ascii="Cambria" w:eastAsia="Cambria" w:hAnsi="Cambria" w:cs="Cambria"/>
          </w:rPr>
          <w:delText>(</w:delText>
        </w:r>
        <w:r w:rsidR="00DC5E5E" w:rsidDel="00720325">
          <w:rPr>
            <w:rFonts w:ascii="Cambria" w:eastAsia="Cambria" w:hAnsi="Cambria" w:cs="Cambria"/>
            <w:i/>
          </w:rPr>
          <w:delText>x</w:delText>
        </w:r>
        <w:r w:rsidR="00DC5E5E" w:rsidDel="00720325">
          <w:rPr>
            <w:rFonts w:ascii="Cambria" w:eastAsia="Cambria" w:hAnsi="Cambria" w:cs="Cambria"/>
            <w:i/>
            <w:vertAlign w:val="superscript"/>
          </w:rPr>
          <w:delText>i</w:delText>
        </w:r>
        <w:r w:rsidR="00DC5E5E" w:rsidDel="00720325">
          <w:rPr>
            <w:rFonts w:ascii="Cambria" w:eastAsia="Cambria" w:hAnsi="Cambria" w:cs="Cambria"/>
            <w:i/>
            <w:vertAlign w:val="subscript"/>
          </w:rPr>
          <w:delText>k</w:delText>
        </w:r>
        <w:r w:rsidR="00DC5E5E" w:rsidDel="00720325">
          <w:rPr>
            <w:rFonts w:ascii="Cambria" w:eastAsia="Cambria" w:hAnsi="Cambria" w:cs="Cambria"/>
          </w:rPr>
          <w:delText>)</w:delText>
        </w:r>
      </w:del>
      <w:r w:rsidR="00DC5E5E">
        <w:rPr>
          <w:rFonts w:ascii="Cambria" w:eastAsia="Cambria" w:hAnsi="Cambria" w:cs="Cambria"/>
        </w:rPr>
        <w:br/>
        <w:t>根据调整后的粒子权重去掉权重小于</w:t>
      </w:r>
      <w:r w:rsidR="00DC5E5E">
        <w:rPr>
          <w:rFonts w:asciiTheme="minorEastAsia" w:hAnsiTheme="minorEastAsia" w:cs="Cambria" w:hint="eastAsia"/>
        </w:rPr>
        <w:t>1/</w:t>
      </w:r>
      <w:r w:rsidR="00DC5E5E">
        <w:rPr>
          <w:rFonts w:asciiTheme="minorEastAsia" w:hAnsiTheme="minorEastAsia" w:cs="Cambria"/>
        </w:rPr>
        <w:t>N²的粒子</w:t>
      </w:r>
      <w:r w:rsidR="00DC5E5E">
        <w:rPr>
          <w:rFonts w:asciiTheme="minorEastAsia" w:hAnsiTheme="minorEastAsia" w:cs="Cambria" w:hint="eastAsia"/>
        </w:rPr>
        <w:t>，将权重大于2/N的粒子分裂.</w:t>
      </w:r>
      <w:r w:rsidR="00DC5E5E">
        <w:rPr>
          <w:rFonts w:ascii="Cambria" w:eastAsia="Cambria" w:hAnsi="Cambria" w:cs="Cambria"/>
        </w:rPr>
        <w:br/>
      </w:r>
      <w:r w:rsidR="00DC5E5E">
        <w:rPr>
          <w:rFonts w:hint="eastAsia"/>
        </w:rPr>
        <w:t>然后根据地图信息去掉一些粒子（如在不可到达位置，前后位置穿墙），重新调整权重。然后根据返回的</w:t>
      </w:r>
      <w:r w:rsidR="00DC5E5E">
        <w:rPr>
          <w:rFonts w:hint="eastAsia"/>
        </w:rPr>
        <w:t>WiFi</w:t>
      </w:r>
      <w:r w:rsidR="00DC5E5E">
        <w:rPr>
          <w:rFonts w:hint="eastAsia"/>
        </w:rPr>
        <w:t>定位信息调整当前轨迹和修正步长</w:t>
      </w:r>
      <w:r w:rsidR="00DC5E5E">
        <w:rPr>
          <w:rFonts w:hint="eastAsia"/>
        </w:rPr>
        <w:t>.</w:t>
      </w:r>
    </w:p>
    <w:p w:rsidR="00EF21DA" w:rsidDel="00012506" w:rsidRDefault="00B238F7" w:rsidP="00012506">
      <w:pPr>
        <w:tabs>
          <w:tab w:val="center" w:pos="2511"/>
          <w:tab w:val="right" w:pos="5021"/>
        </w:tabs>
        <w:spacing w:after="203" w:line="259" w:lineRule="auto"/>
        <w:ind w:right="-15"/>
        <w:jc w:val="left"/>
        <w:rPr>
          <w:del w:id="52" w:author="zwj mylover" w:date="2014-10-07T22:11:00Z"/>
        </w:rPr>
        <w:pPrChange w:id="53" w:author="zwj mylover" w:date="2014-10-07T22:11:00Z">
          <w:pPr/>
        </w:pPrChange>
      </w:pPr>
      <w:r>
        <w:br/>
      </w:r>
      <w:r>
        <w:t>行车时</w:t>
      </w:r>
      <w:r>
        <w:rPr>
          <w:rFonts w:hint="eastAsia"/>
        </w:rPr>
        <w:t>:</w:t>
      </w:r>
      <w:r w:rsidR="00E21D69">
        <w:br/>
      </w:r>
      <w:r>
        <w:rPr>
          <w:rFonts w:hint="eastAsia"/>
        </w:rPr>
        <w:t>根据</w:t>
      </w:r>
      <w:r>
        <w:rPr>
          <w:rFonts w:hint="eastAsia"/>
        </w:rPr>
        <w:t>WiFi</w:t>
      </w:r>
      <w:r>
        <w:rPr>
          <w:rFonts w:hint="eastAsia"/>
        </w:rPr>
        <w:t>定位</w:t>
      </w:r>
      <w:r w:rsidR="00E21D69">
        <w:rPr>
          <w:rFonts w:hint="eastAsia"/>
        </w:rPr>
        <w:t>,</w:t>
      </w:r>
      <w:r w:rsidR="00E21D69">
        <w:rPr>
          <w:rFonts w:hint="eastAsia"/>
        </w:rPr>
        <w:t>确定</w:t>
      </w:r>
      <w:r>
        <w:rPr>
          <w:rFonts w:hint="eastAsia"/>
        </w:rPr>
        <w:t>初始</w:t>
      </w:r>
      <w:r w:rsidR="00E21D69">
        <w:rPr>
          <w:rFonts w:hint="eastAsia"/>
        </w:rPr>
        <w:t>位置，预设一个行车速度，并根据地图信息给出当前最有可能的行车方向。然后检测传感器数据，根据方向传感器，陀螺仪，加速度传感器等判断车辆的拐弯方向以及角度，然后在根据地图的信息调整行车速度。</w:t>
      </w:r>
    </w:p>
    <w:p w:rsidR="00012506" w:rsidRDefault="00012506" w:rsidP="00DC5E5E">
      <w:pPr>
        <w:tabs>
          <w:tab w:val="center" w:pos="2511"/>
          <w:tab w:val="right" w:pos="5021"/>
        </w:tabs>
        <w:spacing w:after="203" w:line="259" w:lineRule="auto"/>
        <w:ind w:right="-15"/>
        <w:jc w:val="left"/>
        <w:rPr>
          <w:ins w:id="54" w:author="zwj mylover" w:date="2014-10-07T22:11:00Z"/>
        </w:rPr>
      </w:pPr>
    </w:p>
    <w:p w:rsidR="002E4614" w:rsidRDefault="002E4614" w:rsidP="00720325">
      <w:pPr>
        <w:pStyle w:val="2"/>
        <w:rPr>
          <w:ins w:id="55" w:author="zwj mylover" w:date="2014-10-08T14:53:00Z"/>
        </w:rPr>
        <w:pPrChange w:id="56" w:author="zwj mylover" w:date="2014-10-08T14:57:00Z">
          <w:pPr>
            <w:tabs>
              <w:tab w:val="center" w:pos="2511"/>
              <w:tab w:val="right" w:pos="5021"/>
            </w:tabs>
            <w:spacing w:after="203" w:line="259" w:lineRule="auto"/>
            <w:ind w:right="-15"/>
            <w:jc w:val="left"/>
          </w:pPr>
        </w:pPrChange>
      </w:pPr>
      <w:ins w:id="57" w:author="zwj mylover" w:date="2014-10-08T14:53:00Z">
        <w:r>
          <w:rPr>
            <w:rFonts w:hint="eastAsia"/>
          </w:rPr>
          <w:lastRenderedPageBreak/>
          <w:t>目前我的部分完成情况：</w:t>
        </w:r>
      </w:ins>
    </w:p>
    <w:p w:rsidR="00EA1D52" w:rsidRDefault="00AA497A" w:rsidP="00EA1D52">
      <w:pPr>
        <w:tabs>
          <w:tab w:val="center" w:pos="2511"/>
          <w:tab w:val="right" w:pos="5021"/>
        </w:tabs>
        <w:spacing w:after="203" w:line="259" w:lineRule="auto"/>
        <w:ind w:right="-15"/>
        <w:jc w:val="left"/>
        <w:rPr>
          <w:ins w:id="58" w:author="zwj mylover" w:date="2014-10-08T15:02:00Z"/>
        </w:rPr>
        <w:pPrChange w:id="59" w:author="zwj mylover" w:date="2014-10-08T15:02:00Z">
          <w:pPr>
            <w:tabs>
              <w:tab w:val="center" w:pos="2511"/>
              <w:tab w:val="right" w:pos="5021"/>
            </w:tabs>
            <w:spacing w:after="203" w:line="259" w:lineRule="auto"/>
            <w:ind w:right="-15"/>
            <w:jc w:val="left"/>
          </w:pPr>
        </w:pPrChange>
      </w:pPr>
      <w:ins w:id="60" w:author="zwj mylover" w:date="2014-10-08T14:19:00Z">
        <w:r w:rsidRPr="00720325">
          <w:rPr>
            <w:rStyle w:val="Char"/>
            <w:rPrChange w:id="61" w:author="zwj mylover" w:date="2014-10-08T14:58:00Z">
              <w:rPr/>
            </w:rPrChange>
          </w:rPr>
          <w:t>地图</w:t>
        </w:r>
        <w:r w:rsidRPr="00720325">
          <w:rPr>
            <w:rStyle w:val="Char"/>
            <w:rFonts w:hint="eastAsia"/>
            <w:rPrChange w:id="62" w:author="zwj mylover" w:date="2014-10-08T14:58:00Z">
              <w:rPr>
                <w:rFonts w:hint="eastAsia"/>
              </w:rPr>
            </w:rPrChange>
          </w:rPr>
          <w:t>：</w:t>
        </w:r>
        <w:r>
          <w:br/>
        </w:r>
        <w:r>
          <w:t>数据格式</w:t>
        </w:r>
        <w:r>
          <w:rPr>
            <w:rFonts w:hint="eastAsia"/>
          </w:rPr>
          <w:t>：</w:t>
        </w:r>
      </w:ins>
      <w:ins w:id="63" w:author="zwj mylover" w:date="2014-10-08T14:20:00Z">
        <w:r>
          <w:t>最大的是</w:t>
        </w:r>
      </w:ins>
      <w:ins w:id="64" w:author="zwj mylover" w:date="2014-10-08T14:19:00Z">
        <w:r>
          <w:t>floor</w:t>
        </w:r>
        <w:r>
          <w:t>类</w:t>
        </w:r>
      </w:ins>
      <w:ins w:id="65" w:author="zwj mylover" w:date="2014-10-08T14:20:00Z">
        <w:r>
          <w:rPr>
            <w:rFonts w:hint="eastAsia"/>
          </w:rPr>
          <w:t>，</w:t>
        </w:r>
        <w:r>
          <w:t>其会包含一系列的房间</w:t>
        </w:r>
        <w:r>
          <w:rPr>
            <w:rFonts w:hint="eastAsia"/>
          </w:rPr>
          <w:t>、</w:t>
        </w:r>
        <w:r>
          <w:t>走廊和门</w:t>
        </w:r>
      </w:ins>
      <w:ins w:id="66" w:author="zwj mylover" w:date="2014-10-08T14:21:00Z">
        <w:r>
          <w:t>以及他们的</w:t>
        </w:r>
      </w:ins>
      <w:ins w:id="67" w:author="zwj mylover" w:date="2014-10-08T14:22:00Z">
        <w:r>
          <w:t>位置和拓扑关系</w:t>
        </w:r>
      </w:ins>
      <w:ins w:id="68" w:author="zwj mylover" w:date="2014-10-08T14:20:00Z">
        <w:r>
          <w:t>的信息</w:t>
        </w:r>
      </w:ins>
      <w:ins w:id="69" w:author="zwj mylover" w:date="2014-10-08T14:25:00Z">
        <w:r>
          <w:rPr>
            <w:rFonts w:hint="eastAsia"/>
          </w:rPr>
          <w:t>。</w:t>
        </w:r>
        <w:r>
          <w:t>其包含的功能为</w:t>
        </w:r>
        <w:r>
          <w:rPr>
            <w:rFonts w:hint="eastAsia"/>
          </w:rPr>
          <w:t>：</w:t>
        </w:r>
        <w:r>
          <w:t>返回一个坐标的房间</w:t>
        </w:r>
        <w:r>
          <w:rPr>
            <w:rFonts w:hint="eastAsia"/>
          </w:rPr>
          <w:t>（走廊），返回两个</w:t>
        </w:r>
      </w:ins>
      <w:ins w:id="70" w:author="zwj mylover" w:date="2014-10-08T14:26:00Z">
        <w:r>
          <w:rPr>
            <w:rFonts w:hint="eastAsia"/>
          </w:rPr>
          <w:t>房间（走廊）的位置关系（有无门连接），判断一段轨迹是否穿墙，或者是</w:t>
        </w:r>
      </w:ins>
      <w:ins w:id="71" w:author="zwj mylover" w:date="2014-10-08T14:27:00Z">
        <w:r>
          <w:rPr>
            <w:rFonts w:hint="eastAsia"/>
          </w:rPr>
          <w:t>经过门。</w:t>
        </w:r>
      </w:ins>
      <w:ins w:id="72" w:author="zwj mylover" w:date="2014-10-08T14:28:00Z">
        <w:r>
          <w:br/>
        </w:r>
        <w:r>
          <w:t>房间和和走廊</w:t>
        </w:r>
      </w:ins>
      <w:ins w:id="73" w:author="zwj mylover" w:date="2014-10-08T14:29:00Z">
        <w:r>
          <w:t>均支持矩形和多边形两种形态</w:t>
        </w:r>
        <w:r>
          <w:rPr>
            <w:rFonts w:hint="eastAsia"/>
          </w:rPr>
          <w:t>（封闭）；</w:t>
        </w:r>
      </w:ins>
      <w:ins w:id="74" w:author="zwj mylover" w:date="2014-10-08T14:27:00Z">
        <w:r>
          <w:br/>
        </w:r>
        <w:r>
          <w:t>核心算法是判断一个点是否在一个多边形内部</w:t>
        </w:r>
        <w:r>
          <w:rPr>
            <w:rFonts w:hint="eastAsia"/>
          </w:rPr>
          <w:t>：</w:t>
        </w:r>
        <w:r>
          <w:rPr>
            <w:rFonts w:hint="eastAsia"/>
          </w:rPr>
          <w:t>利用在房间外的一点和当前位置连线判断和</w:t>
        </w:r>
        <w:r>
          <w:rPr>
            <w:rFonts w:hint="eastAsia"/>
          </w:rPr>
          <w:t xml:space="preserve"> </w:t>
        </w:r>
        <w:r>
          <w:rPr>
            <w:rFonts w:hint="eastAsia"/>
          </w:rPr>
          <w:t>所有边的交点（与顶点相交不算）个数，若为奇数则在多边形内部，若为偶数则在多边形外部。</w:t>
        </w:r>
      </w:ins>
    </w:p>
    <w:p w:rsidR="00EA1D52" w:rsidRDefault="00EA1D52" w:rsidP="00DC5E5E">
      <w:pPr>
        <w:tabs>
          <w:tab w:val="center" w:pos="2511"/>
          <w:tab w:val="right" w:pos="5021"/>
        </w:tabs>
        <w:spacing w:after="203" w:line="259" w:lineRule="auto"/>
        <w:ind w:right="-15"/>
        <w:jc w:val="left"/>
        <w:rPr>
          <w:ins w:id="75" w:author="zwj mylover" w:date="2014-10-08T15:03:00Z"/>
          <w:rFonts w:hint="eastAsia"/>
        </w:rPr>
      </w:pPr>
      <w:ins w:id="76" w:author="zwj mylover" w:date="2014-10-08T15:00:00Z">
        <w:r w:rsidRPr="00EA1D52">
          <w:rPr>
            <w:rStyle w:val="3Char"/>
            <w:rFonts w:hint="eastAsia"/>
            <w:rPrChange w:id="77" w:author="zwj mylover" w:date="2014-10-08T15:05:00Z">
              <w:rPr>
                <w:rFonts w:hint="eastAsia"/>
              </w:rPr>
            </w:rPrChange>
          </w:rPr>
          <w:t>模态检测</w:t>
        </w:r>
      </w:ins>
      <w:ins w:id="78" w:author="zwj mylover" w:date="2014-10-08T15:02:00Z">
        <w:r w:rsidRPr="00EA1D52">
          <w:rPr>
            <w:rStyle w:val="3Char"/>
            <w:rFonts w:hint="eastAsia"/>
            <w:rPrChange w:id="79" w:author="zwj mylover" w:date="2014-10-08T15:05:00Z">
              <w:rPr>
                <w:rFonts w:hint="eastAsia"/>
              </w:rPr>
            </w:rPrChange>
          </w:rPr>
          <w:t>：</w:t>
        </w:r>
        <w:r w:rsidRPr="00EA1D52">
          <w:rPr>
            <w:rStyle w:val="3Char"/>
            <w:rPrChange w:id="80" w:author="zwj mylover" w:date="2014-10-08T15:05:00Z">
              <w:rPr/>
            </w:rPrChange>
          </w:rPr>
          <w:br/>
        </w:r>
        <w:r>
          <w:t>目前主要实现了步监测</w:t>
        </w:r>
        <w:r>
          <w:rPr>
            <w:rFonts w:hint="eastAsia"/>
          </w:rPr>
          <w:t>：</w:t>
        </w:r>
      </w:ins>
      <w:ins w:id="81" w:author="zwj mylover" w:date="2014-10-08T15:03:00Z">
        <w:r>
          <w:t>计算在一个滑动窗口内窗口数据的均差</w:t>
        </w:r>
        <w:r>
          <w:rPr>
            <w:rFonts w:hint="eastAsia"/>
          </w:rPr>
          <w:t>，</w:t>
        </w:r>
      </w:ins>
      <w:ins w:id="82" w:author="zwj mylover" w:date="2014-10-08T15:04:00Z">
        <w:r>
          <w:t>在连续计数到</w:t>
        </w:r>
        <w:r>
          <w:t>m</w:t>
        </w:r>
        <w:r>
          <w:t>个方差值大于</w:t>
        </w:r>
        <w:r>
          <w:t>T</w:t>
        </w:r>
        <w:r>
          <w:t>的点</w:t>
        </w:r>
      </w:ins>
      <w:ins w:id="83" w:author="zwj mylover" w:date="2014-10-08T15:05:00Z">
        <w:r>
          <w:rPr>
            <w:rFonts w:hint="eastAsia"/>
          </w:rPr>
          <w:t>，</w:t>
        </w:r>
        <w:r>
          <w:t>以及</w:t>
        </w:r>
        <w:r>
          <w:t>n</w:t>
        </w:r>
        <w:r>
          <w:t>个方差小于</w:t>
        </w:r>
        <w:r>
          <w:t>T</w:t>
        </w:r>
        <w:r>
          <w:t>的点时认为走了一步</w:t>
        </w:r>
        <w:r>
          <w:rPr>
            <w:rFonts w:hint="eastAsia"/>
          </w:rPr>
          <w:t>。</w:t>
        </w:r>
      </w:ins>
      <w:ins w:id="84" w:author="zwj mylover" w:date="2014-10-08T15:06:00Z">
        <w:r>
          <w:br/>
        </w:r>
        <w:r>
          <w:t>问题</w:t>
        </w:r>
        <w:r>
          <w:rPr>
            <w:rFonts w:hint="eastAsia"/>
          </w:rPr>
          <w:t>：</w:t>
        </w:r>
        <w:r>
          <w:t>在手持时会漏掉一些步</w:t>
        </w:r>
        <w:r>
          <w:rPr>
            <w:rFonts w:hint="eastAsia"/>
          </w:rPr>
          <w:t>。</w:t>
        </w:r>
      </w:ins>
    </w:p>
    <w:p w:rsidR="00012506" w:rsidRDefault="0021345E" w:rsidP="00DC5E5E">
      <w:pPr>
        <w:tabs>
          <w:tab w:val="center" w:pos="2511"/>
          <w:tab w:val="right" w:pos="5021"/>
        </w:tabs>
        <w:spacing w:after="203" w:line="259" w:lineRule="auto"/>
        <w:ind w:right="-15"/>
        <w:jc w:val="left"/>
        <w:rPr>
          <w:ins w:id="85" w:author="zwj mylover" w:date="2014-10-07T23:13:00Z"/>
        </w:rPr>
      </w:pPr>
      <w:ins w:id="86" w:author="zwj mylover" w:date="2014-10-07T22:12:00Z">
        <w:r w:rsidRPr="00720325">
          <w:rPr>
            <w:rStyle w:val="Char"/>
            <w:rFonts w:hint="eastAsia"/>
            <w:rPrChange w:id="87" w:author="zwj mylover" w:date="2014-10-08T14:58:00Z">
              <w:rPr>
                <w:rFonts w:hint="eastAsia"/>
              </w:rPr>
            </w:rPrChange>
          </w:rPr>
          <w:t>步向判断算法：</w:t>
        </w:r>
      </w:ins>
      <w:ins w:id="88" w:author="zwj mylover" w:date="2014-10-07T22:13:00Z">
        <w:r>
          <w:br/>
        </w:r>
      </w:ins>
      <w:ins w:id="89" w:author="zwj mylover" w:date="2014-10-07T22:12:00Z">
        <w:r>
          <w:rPr>
            <w:rFonts w:hint="eastAsia"/>
          </w:rPr>
          <w:t>最开始</w:t>
        </w:r>
      </w:ins>
      <w:ins w:id="90" w:author="zwj mylover" w:date="2014-10-07T22:13:00Z">
        <w:r>
          <w:rPr>
            <w:rFonts w:hint="eastAsia"/>
          </w:rPr>
          <w:t>采用的算法：利用</w:t>
        </w:r>
      </w:ins>
      <w:ins w:id="91" w:author="zwj mylover" w:date="2014-10-07T22:18:00Z">
        <w:r>
          <w:rPr>
            <w:rFonts w:hint="eastAsia"/>
          </w:rPr>
          <w:t>两个周期</w:t>
        </w:r>
      </w:ins>
      <w:ins w:id="92" w:author="zwj mylover" w:date="2014-10-07T22:19:00Z">
        <w:r>
          <w:rPr>
            <w:rFonts w:hint="eastAsia"/>
          </w:rPr>
          <w:t>内的三轴加速度的传感器数据，求平均值得到的加速度的向量</w:t>
        </w:r>
      </w:ins>
      <w:ins w:id="93" w:author="zwj mylover" w:date="2014-10-07T22:59:00Z">
        <w:r w:rsidR="0062739B">
          <w:rPr>
            <w:rFonts w:hint="eastAsia"/>
          </w:rPr>
          <w:t>a</w:t>
        </w:r>
      </w:ins>
      <w:ins w:id="94" w:author="zwj mylover" w:date="2014-10-07T23:00:00Z">
        <w:r w:rsidR="0062739B">
          <w:t>g</w:t>
        </w:r>
      </w:ins>
      <w:ins w:id="95" w:author="zwj mylover" w:date="2014-10-07T22:20:00Z">
        <w:r>
          <w:rPr>
            <w:rFonts w:hint="eastAsia"/>
          </w:rPr>
          <w:t>应</w:t>
        </w:r>
      </w:ins>
      <w:ins w:id="96" w:author="zwj mylover" w:date="2014-10-07T22:26:00Z">
        <w:r>
          <w:rPr>
            <w:rFonts w:hint="eastAsia"/>
          </w:rPr>
          <w:t>为重力加速度（</w:t>
        </w:r>
      </w:ins>
      <w:ins w:id="97" w:author="zwj mylover" w:date="2014-10-07T22:27:00Z">
        <w:r>
          <w:rPr>
            <w:rFonts w:hint="eastAsia"/>
          </w:rPr>
          <w:t>即垂直于地面的方向</w:t>
        </w:r>
      </w:ins>
      <w:ins w:id="98" w:author="zwj mylover" w:date="2014-10-07T22:26:00Z">
        <w:r>
          <w:rPr>
            <w:rFonts w:hint="eastAsia"/>
          </w:rPr>
          <w:t>）</w:t>
        </w:r>
      </w:ins>
      <w:ins w:id="99" w:author="zwj mylover" w:date="2014-10-07T22:29:00Z">
        <w:r>
          <w:rPr>
            <w:rFonts w:hint="eastAsia"/>
          </w:rPr>
          <w:t>，然后将将三轴磁阻</w:t>
        </w:r>
      </w:ins>
      <w:ins w:id="100" w:author="zwj mylover" w:date="2014-10-07T23:12:00Z">
        <w:r w:rsidR="0062739B">
          <w:rPr>
            <w:rFonts w:hint="eastAsia"/>
          </w:rPr>
          <w:t>m</w:t>
        </w:r>
        <w:r w:rsidR="0062739B">
          <w:t>1</w:t>
        </w:r>
      </w:ins>
      <w:ins w:id="101" w:author="zwj mylover" w:date="2014-10-07T22:29:00Z">
        <w:r>
          <w:rPr>
            <w:rFonts w:hint="eastAsia"/>
          </w:rPr>
          <w:t>和三轴加速度</w:t>
        </w:r>
      </w:ins>
      <w:ins w:id="102" w:author="zwj mylover" w:date="2014-10-07T23:12:00Z">
        <w:r w:rsidR="0062739B">
          <w:rPr>
            <w:rFonts w:hint="eastAsia"/>
          </w:rPr>
          <w:t>a</w:t>
        </w:r>
        <w:r w:rsidR="0062739B">
          <w:t>1</w:t>
        </w:r>
      </w:ins>
      <w:ins w:id="103" w:author="zwj mylover" w:date="2014-10-07T22:29:00Z">
        <w:r>
          <w:rPr>
            <w:rFonts w:hint="eastAsia"/>
          </w:rPr>
          <w:t>的</w:t>
        </w:r>
      </w:ins>
      <w:ins w:id="104" w:author="zwj mylover" w:date="2014-10-08T14:32:00Z">
        <w:r w:rsidR="00AA497A">
          <w:rPr>
            <w:rFonts w:hint="eastAsia"/>
          </w:rPr>
          <w:t>半个周期期内的平均</w:t>
        </w:r>
      </w:ins>
      <w:ins w:id="105" w:author="zwj mylover" w:date="2014-10-07T22:30:00Z">
        <w:r>
          <w:rPr>
            <w:rFonts w:hint="eastAsia"/>
          </w:rPr>
          <w:t>向量投影到</w:t>
        </w:r>
      </w:ins>
      <w:ins w:id="106" w:author="zwj mylover" w:date="2014-10-07T22:59:00Z">
        <w:r w:rsidR="0062739B">
          <w:rPr>
            <w:rFonts w:hint="eastAsia"/>
          </w:rPr>
          <w:t>与</w:t>
        </w:r>
      </w:ins>
      <w:ins w:id="107" w:author="zwj mylover" w:date="2014-10-07T23:00:00Z">
        <w:r w:rsidR="0062739B">
          <w:rPr>
            <w:rFonts w:hint="eastAsia"/>
          </w:rPr>
          <w:t>ag</w:t>
        </w:r>
        <w:r w:rsidR="0062739B">
          <w:rPr>
            <w:rFonts w:hint="eastAsia"/>
          </w:rPr>
          <w:t>垂直的平面上去</w:t>
        </w:r>
      </w:ins>
      <w:ins w:id="108" w:author="zwj mylover" w:date="2014-10-07T23:11:00Z">
        <w:r w:rsidR="0062739B">
          <w:rPr>
            <w:rFonts w:hint="eastAsia"/>
          </w:rPr>
          <w:t>，</w:t>
        </w:r>
      </w:ins>
      <w:ins w:id="109" w:author="zwj mylover" w:date="2014-10-07T23:12:00Z">
        <w:r w:rsidR="0062739B">
          <w:rPr>
            <w:rFonts w:hint="eastAsia"/>
          </w:rPr>
          <w:t>计算</w:t>
        </w:r>
        <w:r w:rsidR="0062739B">
          <w:rPr>
            <w:rFonts w:hint="eastAsia"/>
          </w:rPr>
          <w:t>a</w:t>
        </w:r>
        <w:r w:rsidR="0062739B">
          <w:t>1’`</w:t>
        </w:r>
        <w:r w:rsidR="0062739B">
          <w:rPr>
            <w:rFonts w:hint="eastAsia"/>
          </w:rPr>
          <w:t>和</w:t>
        </w:r>
        <w:r w:rsidR="0062739B">
          <w:rPr>
            <w:rFonts w:hint="eastAsia"/>
          </w:rPr>
          <w:t>m</w:t>
        </w:r>
        <w:r w:rsidR="0062739B">
          <w:t>1’</w:t>
        </w:r>
        <w:r w:rsidR="0062739B">
          <w:t>的夹角</w:t>
        </w:r>
        <w:r w:rsidR="0062739B">
          <w:rPr>
            <w:rFonts w:hint="eastAsia"/>
          </w:rPr>
          <w:t>，</w:t>
        </w:r>
        <w:r w:rsidR="0062739B">
          <w:t>作为</w:t>
        </w:r>
      </w:ins>
      <w:ins w:id="110" w:author="zwj mylover" w:date="2014-10-07T23:13:00Z">
        <w:r w:rsidR="0062739B">
          <w:t>步向</w:t>
        </w:r>
        <w:r w:rsidR="0062739B">
          <w:rPr>
            <w:rFonts w:hint="eastAsia"/>
          </w:rPr>
          <w:t>。</w:t>
        </w:r>
      </w:ins>
    </w:p>
    <w:p w:rsidR="000E0AF8" w:rsidRDefault="0062739B" w:rsidP="00DC5E5E">
      <w:pPr>
        <w:tabs>
          <w:tab w:val="center" w:pos="2511"/>
          <w:tab w:val="right" w:pos="5021"/>
        </w:tabs>
        <w:spacing w:after="203" w:line="259" w:lineRule="auto"/>
        <w:ind w:right="-15"/>
        <w:jc w:val="left"/>
        <w:rPr>
          <w:ins w:id="111" w:author="zwj mylover" w:date="2014-10-07T23:31:00Z"/>
        </w:rPr>
      </w:pPr>
      <w:ins w:id="112" w:author="zwj mylover" w:date="2014-10-07T23:13:00Z">
        <w:r>
          <w:t>问题</w:t>
        </w:r>
        <w:r>
          <w:rPr>
            <w:rFonts w:hint="eastAsia"/>
          </w:rPr>
          <w:t>：</w:t>
        </w:r>
        <w:r>
          <w:t>理论上不受</w:t>
        </w:r>
      </w:ins>
      <w:ins w:id="113" w:author="zwj mylover" w:date="2014-10-07T23:14:00Z">
        <w:r w:rsidR="000E0AF8">
          <w:t>手机姿态的限制</w:t>
        </w:r>
        <w:r w:rsidR="000E0AF8">
          <w:rPr>
            <w:rFonts w:hint="eastAsia"/>
          </w:rPr>
          <w:t>，</w:t>
        </w:r>
        <w:r w:rsidR="000E0AF8">
          <w:t>但实际测试时</w:t>
        </w:r>
      </w:ins>
      <w:ins w:id="114" w:author="zwj mylover" w:date="2014-10-07T23:15:00Z">
        <w:r w:rsidR="000E0AF8">
          <w:t>误差太大</w:t>
        </w:r>
        <w:r w:rsidR="000E0AF8">
          <w:rPr>
            <w:rFonts w:hint="eastAsia"/>
          </w:rPr>
          <w:t>。</w:t>
        </w:r>
        <w:r w:rsidR="000E0AF8">
          <w:br/>
        </w:r>
        <w:r w:rsidR="000E0AF8">
          <w:t>简单基于磁阻的算法</w:t>
        </w:r>
      </w:ins>
      <w:ins w:id="115" w:author="zwj mylover" w:date="2014-10-07T23:30:00Z">
        <w:r w:rsidR="000E0AF8">
          <w:rPr>
            <w:rFonts w:hint="eastAsia"/>
          </w:rPr>
          <w:t>：</w:t>
        </w:r>
        <w:r w:rsidR="000E0AF8">
          <w:t>根据手机</w:t>
        </w:r>
        <w:r w:rsidR="000E0AF8">
          <w:t>x</w:t>
        </w:r>
        <w:r w:rsidR="000E0AF8">
          <w:rPr>
            <w:rFonts w:hint="eastAsia"/>
          </w:rPr>
          <w:t>，</w:t>
        </w:r>
        <w:r w:rsidR="000E0AF8">
          <w:t>y</w:t>
        </w:r>
        <w:r w:rsidR="000E0AF8">
          <w:t>轴的磁阻得到手机当前的方向作</w:t>
        </w:r>
      </w:ins>
      <w:ins w:id="116" w:author="zwj mylover" w:date="2014-10-07T23:31:00Z">
        <w:r w:rsidR="000E0AF8">
          <w:t>为步向</w:t>
        </w:r>
        <w:r w:rsidR="000E0AF8">
          <w:rPr>
            <w:rFonts w:hint="eastAsia"/>
          </w:rPr>
          <w:t>。</w:t>
        </w:r>
      </w:ins>
      <w:ins w:id="117" w:author="zwj mylover" w:date="2014-10-08T14:26:00Z">
        <w:r w:rsidR="00AA497A">
          <w:rPr>
            <w:rFonts w:hint="eastAsia"/>
          </w:rPr>
          <w:t>（）</w:t>
        </w:r>
      </w:ins>
      <w:ins w:id="118" w:author="zwj mylover" w:date="2014-10-07T23:31:00Z">
        <w:r w:rsidR="000E0AF8">
          <w:br/>
        </w:r>
        <w:r w:rsidR="000E0AF8">
          <w:t>问题</w:t>
        </w:r>
        <w:r w:rsidR="000E0AF8">
          <w:rPr>
            <w:rFonts w:hint="eastAsia"/>
          </w:rPr>
          <w:t>：</w:t>
        </w:r>
        <w:r w:rsidR="000E0AF8">
          <w:t>在手持时精度可以</w:t>
        </w:r>
        <w:r w:rsidR="000E0AF8">
          <w:rPr>
            <w:rFonts w:hint="eastAsia"/>
          </w:rPr>
          <w:t>，</w:t>
        </w:r>
        <w:r w:rsidR="000E0AF8">
          <w:t>但无法处理其他情况</w:t>
        </w:r>
        <w:r w:rsidR="000E0AF8">
          <w:rPr>
            <w:rFonts w:hint="eastAsia"/>
          </w:rPr>
          <w:t>。</w:t>
        </w:r>
      </w:ins>
    </w:p>
    <w:p w:rsidR="000E0AF8" w:rsidRDefault="000E0AF8" w:rsidP="00DC5E5E">
      <w:pPr>
        <w:tabs>
          <w:tab w:val="center" w:pos="2511"/>
          <w:tab w:val="right" w:pos="5021"/>
        </w:tabs>
        <w:spacing w:after="203" w:line="259" w:lineRule="auto"/>
        <w:ind w:right="-15"/>
        <w:jc w:val="left"/>
        <w:rPr>
          <w:ins w:id="119" w:author="zwj mylover" w:date="2014-10-07T23:33:00Z"/>
        </w:rPr>
      </w:pPr>
      <w:ins w:id="120" w:author="zwj mylover" w:date="2014-10-07T23:31:00Z">
        <w:r w:rsidRPr="00720325">
          <w:rPr>
            <w:rStyle w:val="Char"/>
            <w:rPrChange w:id="121" w:author="zwj mylover" w:date="2014-10-08T14:58:00Z">
              <w:rPr/>
            </w:rPrChange>
          </w:rPr>
          <w:t>粒子滤波算法</w:t>
        </w:r>
      </w:ins>
      <w:ins w:id="122" w:author="zwj mylover" w:date="2014-10-07T23:33:00Z">
        <w:r>
          <w:rPr>
            <w:rFonts w:hint="eastAsia"/>
          </w:rPr>
          <w:t>：</w:t>
        </w:r>
      </w:ins>
      <w:ins w:id="123" w:author="zwj mylover" w:date="2014-10-08T14:47:00Z">
        <w:r w:rsidR="002E4614">
          <w:rPr>
            <w:rFonts w:hint="eastAsia"/>
          </w:rPr>
          <w:t>(</w:t>
        </w:r>
        <w:r w:rsidR="002E4614">
          <w:rPr>
            <w:rFonts w:hint="eastAsia"/>
          </w:rPr>
          <w:t>主要参考</w:t>
        </w:r>
        <w:r w:rsidR="002E4614">
          <w:rPr>
            <w:rFonts w:hint="eastAsia"/>
          </w:rPr>
          <w:t>064</w:t>
        </w:r>
      </w:ins>
      <w:ins w:id="124" w:author="zwj mylover" w:date="2014-10-08T14:48:00Z">
        <w:r w:rsidR="002E4614">
          <w:t>1</w:t>
        </w:r>
      </w:ins>
      <w:ins w:id="125" w:author="zwj mylover" w:date="2014-10-08T14:47:00Z">
        <w:r w:rsidR="002E4614">
          <w:rPr>
            <w:rFonts w:hint="eastAsia"/>
          </w:rPr>
          <w:t>89</w:t>
        </w:r>
      </w:ins>
      <w:ins w:id="126" w:author="zwj mylover" w:date="2014-10-08T14:48:00Z">
        <w:r w:rsidR="002E4614">
          <w:t>0</w:t>
        </w:r>
      </w:ins>
      <w:ins w:id="127" w:author="zwj mylover" w:date="2014-10-08T14:47:00Z">
        <w:r w:rsidR="002E4614">
          <w:rPr>
            <w:rFonts w:hint="eastAsia"/>
          </w:rPr>
          <w:t>7</w:t>
        </w:r>
      </w:ins>
      <w:ins w:id="128" w:author="zwj mylover" w:date="2014-10-08T14:48:00Z">
        <w:r w:rsidR="002E4614">
          <w:t>.pdf</w:t>
        </w:r>
      </w:ins>
      <w:ins w:id="129" w:author="zwj mylover" w:date="2014-10-08T14:47:00Z">
        <w:r w:rsidR="002E4614">
          <w:rPr>
            <w:rFonts w:hint="eastAsia"/>
          </w:rPr>
          <w:t>)</w:t>
        </w:r>
      </w:ins>
    </w:p>
    <w:p w:rsidR="00DB28F9" w:rsidRDefault="000E0AF8" w:rsidP="00012506">
      <w:pPr>
        <w:tabs>
          <w:tab w:val="center" w:pos="2511"/>
          <w:tab w:val="right" w:pos="5021"/>
        </w:tabs>
        <w:spacing w:after="203" w:line="259" w:lineRule="auto"/>
        <w:ind w:right="-15"/>
        <w:jc w:val="left"/>
        <w:rPr>
          <w:ins w:id="130" w:author="zwj mylover" w:date="2014-10-08T00:19:00Z"/>
        </w:rPr>
        <w:pPrChange w:id="131" w:author="zwj mylover" w:date="2014-10-07T22:11:00Z">
          <w:pPr/>
        </w:pPrChange>
      </w:pPr>
      <w:ins w:id="132" w:author="zwj mylover" w:date="2014-10-07T23:33:00Z">
        <w:r>
          <w:t>初始化</w:t>
        </w:r>
        <w:r>
          <w:rPr>
            <w:rFonts w:hint="eastAsia"/>
          </w:rPr>
          <w:t>：</w:t>
        </w:r>
        <w:r>
          <w:t>根据</w:t>
        </w:r>
        <w:r>
          <w:t>WiFi</w:t>
        </w:r>
        <w:r>
          <w:t>定位</w:t>
        </w:r>
      </w:ins>
      <w:ins w:id="133" w:author="zwj mylover" w:date="2014-10-07T23:37:00Z">
        <w:r w:rsidR="00F356B9">
          <w:t>返回的定位信息</w:t>
        </w:r>
      </w:ins>
      <w:ins w:id="134" w:author="zwj mylover" w:date="2014-10-07T23:39:00Z">
        <w:r w:rsidR="00F356B9">
          <w:rPr>
            <w:rFonts w:hint="eastAsia"/>
          </w:rPr>
          <w:t>（</w:t>
        </w:r>
        <w:r w:rsidR="00F356B9">
          <w:rPr>
            <w:rFonts w:hint="eastAsia"/>
          </w:rPr>
          <w:t>x</w:t>
        </w:r>
        <w:r w:rsidR="00F356B9">
          <w:rPr>
            <w:rFonts w:hint="eastAsia"/>
          </w:rPr>
          <w:t>，</w:t>
        </w:r>
        <w:r w:rsidR="00F356B9">
          <w:rPr>
            <w:rFonts w:hint="eastAsia"/>
          </w:rPr>
          <w:t>y</w:t>
        </w:r>
        <w:r w:rsidR="00F356B9">
          <w:rPr>
            <w:rFonts w:hint="eastAsia"/>
          </w:rPr>
          <w:t>）</w:t>
        </w:r>
      </w:ins>
      <w:ins w:id="135" w:author="zwj mylover" w:date="2014-10-07T23:37:00Z">
        <w:r w:rsidR="00F356B9">
          <w:t>以及</w:t>
        </w:r>
      </w:ins>
      <w:ins w:id="136" w:author="zwj mylover" w:date="2014-10-07T23:38:00Z">
        <w:r w:rsidR="00F356B9">
          <w:t>标准差</w:t>
        </w:r>
      </w:ins>
      <w:ins w:id="137" w:author="zwj mylover" w:date="2014-10-07T23:40:00Z">
        <w:r w:rsidR="00F356B9">
          <w:rPr>
            <w:rFonts w:hint="eastAsia"/>
          </w:rPr>
          <w:t>（δ</w:t>
        </w:r>
        <w:r w:rsidR="00F356B9">
          <w:rPr>
            <w:rFonts w:hint="eastAsia"/>
          </w:rPr>
          <w:t>x</w:t>
        </w:r>
        <w:r w:rsidR="00F356B9">
          <w:rPr>
            <w:rFonts w:hint="eastAsia"/>
          </w:rPr>
          <w:t>，</w:t>
        </w:r>
        <w:r w:rsidR="00F356B9">
          <w:t xml:space="preserve"> δy</w:t>
        </w:r>
        <w:r w:rsidR="00F356B9">
          <w:rPr>
            <w:rFonts w:hint="eastAsia"/>
          </w:rPr>
          <w:t>）</w:t>
        </w:r>
      </w:ins>
      <w:ins w:id="138" w:author="zwj mylover" w:date="2014-10-07T23:38:00Z">
        <w:r w:rsidR="00F356B9">
          <w:rPr>
            <w:rFonts w:hint="eastAsia"/>
          </w:rPr>
          <w:t>，</w:t>
        </w:r>
      </w:ins>
      <w:ins w:id="139" w:author="zwj mylover" w:date="2014-10-07T23:39:00Z">
        <w:r w:rsidR="00F356B9">
          <w:t>利用正太随机分布</w:t>
        </w:r>
      </w:ins>
      <w:ins w:id="140" w:author="zwj mylover" w:date="2014-10-07T23:40:00Z">
        <w:r w:rsidR="00F356B9">
          <w:rPr>
            <w:rFonts w:hint="eastAsia"/>
          </w:rPr>
          <w:t>（</w:t>
        </w:r>
        <w:r w:rsidR="00F356B9">
          <w:rPr>
            <w:rFonts w:hint="eastAsia"/>
          </w:rPr>
          <w:t>x</w:t>
        </w:r>
        <w:r w:rsidR="00F356B9">
          <w:rPr>
            <w:rFonts w:hint="eastAsia"/>
          </w:rPr>
          <w:t>，</w:t>
        </w:r>
        <w:r w:rsidR="00F356B9">
          <w:rPr>
            <w:rFonts w:hint="eastAsia"/>
          </w:rPr>
          <w:t>y</w:t>
        </w:r>
        <w:r w:rsidR="00F356B9">
          <w:rPr>
            <w:rFonts w:hint="eastAsia"/>
          </w:rPr>
          <w:t>，</w:t>
        </w:r>
        <w:r w:rsidR="00F356B9">
          <w:rPr>
            <w:rFonts w:hint="eastAsia"/>
          </w:rPr>
          <w:t>δ</w:t>
        </w:r>
        <w:r w:rsidR="00F356B9">
          <w:rPr>
            <w:rFonts w:hint="eastAsia"/>
          </w:rPr>
          <w:t>x</w:t>
        </w:r>
        <w:r w:rsidR="00F356B9">
          <w:rPr>
            <w:rFonts w:hint="eastAsia"/>
          </w:rPr>
          <w:t>，</w:t>
        </w:r>
        <w:r w:rsidR="00F356B9">
          <w:t xml:space="preserve"> δy</w:t>
        </w:r>
      </w:ins>
      <w:ins w:id="141" w:author="zwj mylover" w:date="2014-10-07T23:41:00Z">
        <w:r w:rsidR="00F356B9">
          <w:rPr>
            <w:rFonts w:hint="eastAsia"/>
          </w:rPr>
          <w:t>，</w:t>
        </w:r>
        <w:r w:rsidR="00F356B9">
          <w:rPr>
            <w:rFonts w:hint="eastAsia"/>
          </w:rPr>
          <w:t>0</w:t>
        </w:r>
      </w:ins>
      <w:ins w:id="142" w:author="zwj mylover" w:date="2014-10-07T23:40:00Z">
        <w:r w:rsidR="00F356B9">
          <w:rPr>
            <w:rFonts w:hint="eastAsia"/>
          </w:rPr>
          <w:t>）</w:t>
        </w:r>
      </w:ins>
      <w:ins w:id="143" w:author="zwj mylover" w:date="2014-10-07T23:39:00Z">
        <w:r w:rsidR="00F356B9">
          <w:t>产生</w:t>
        </w:r>
      </w:ins>
      <w:ins w:id="144" w:author="zwj mylover" w:date="2014-10-07T23:41:00Z">
        <w:r w:rsidR="00F356B9">
          <w:t>数目为</w:t>
        </w:r>
        <w:r w:rsidR="00F356B9">
          <w:t>T</w:t>
        </w:r>
        <w:r w:rsidR="00F356B9">
          <w:t>的粒子</w:t>
        </w:r>
        <w:r w:rsidR="00F356B9">
          <w:rPr>
            <w:rFonts w:hint="eastAsia"/>
          </w:rPr>
          <w:t>。</w:t>
        </w:r>
        <w:r w:rsidR="00F356B9">
          <w:br/>
        </w:r>
        <w:r w:rsidR="00F356B9">
          <w:t>预测</w:t>
        </w:r>
        <w:r w:rsidR="00F356B9">
          <w:rPr>
            <w:rFonts w:hint="eastAsia"/>
          </w:rPr>
          <w:t>：</w:t>
        </w:r>
      </w:ins>
      <w:ins w:id="145" w:author="zwj mylover" w:date="2014-10-07T23:51:00Z">
        <w:r w:rsidR="00F356B9">
          <w:br/>
        </w:r>
      </w:ins>
      <w:ins w:id="146" w:author="zwj mylover" w:date="2014-10-07T23:44:00Z">
        <w:r w:rsidR="00F356B9">
          <w:rPr>
            <w:rFonts w:hint="eastAsia"/>
          </w:rPr>
          <w:t>根据返回的（</w:t>
        </w:r>
        <w:r w:rsidR="00F356B9">
          <w:rPr>
            <w:rFonts w:hint="eastAsia"/>
          </w:rPr>
          <w:t>L</w:t>
        </w:r>
        <w:r w:rsidR="00F356B9">
          <w:rPr>
            <w:rFonts w:hint="eastAsia"/>
          </w:rPr>
          <w:t>，</w:t>
        </w:r>
        <w:r w:rsidR="00F356B9">
          <w:rPr>
            <w:rFonts w:hint="eastAsia"/>
          </w:rPr>
          <w:t>D</w:t>
        </w:r>
        <w:r w:rsidR="00F356B9">
          <w:rPr>
            <w:rFonts w:hint="eastAsia"/>
          </w:rPr>
          <w:t>，δ</w:t>
        </w:r>
        <w:r w:rsidR="00F356B9">
          <w:rPr>
            <w:rFonts w:hint="eastAsia"/>
          </w:rPr>
          <w:t>l</w:t>
        </w:r>
        <w:r w:rsidR="00F356B9">
          <w:rPr>
            <w:rFonts w:hint="eastAsia"/>
          </w:rPr>
          <w:t>，δ</w:t>
        </w:r>
        <w:r w:rsidR="00F356B9">
          <w:rPr>
            <w:rFonts w:hint="eastAsia"/>
          </w:rPr>
          <w:t>d</w:t>
        </w:r>
        <w:r w:rsidR="00F356B9">
          <w:rPr>
            <w:rFonts w:hint="eastAsia"/>
          </w:rPr>
          <w:t>）更新粒子的位置。</w:t>
        </w:r>
      </w:ins>
      <w:ins w:id="147" w:author="zwj mylover" w:date="2014-10-07T23:46:00Z">
        <w:r w:rsidR="00F356B9">
          <w:rPr>
            <w:rFonts w:hint="eastAsia"/>
          </w:rPr>
          <w:t>然后根据粒子现在的位置</w:t>
        </w:r>
      </w:ins>
      <w:ins w:id="148" w:author="zwj mylover" w:date="2014-10-07T23:47:00Z">
        <w:r w:rsidR="00F356B9">
          <w:rPr>
            <w:rFonts w:hint="eastAsia"/>
          </w:rPr>
          <w:t>p</w:t>
        </w:r>
        <w:r w:rsidR="00F356B9">
          <w:rPr>
            <w:rFonts w:hint="eastAsia"/>
          </w:rPr>
          <w:t>（</w:t>
        </w:r>
        <w:r w:rsidR="00F356B9">
          <w:rPr>
            <w:rFonts w:hint="eastAsia"/>
          </w:rPr>
          <w:t>x</w:t>
        </w:r>
        <w:r w:rsidR="00F356B9">
          <w:rPr>
            <w:rFonts w:hint="eastAsia"/>
          </w:rPr>
          <w:t>，</w:t>
        </w:r>
        <w:r w:rsidR="00F356B9">
          <w:rPr>
            <w:rFonts w:hint="eastAsia"/>
          </w:rPr>
          <w:t>y</w:t>
        </w:r>
        <w:r w:rsidR="00F356B9">
          <w:rPr>
            <w:rFonts w:hint="eastAsia"/>
          </w:rPr>
          <w:t>）</w:t>
        </w:r>
      </w:ins>
      <w:ins w:id="149" w:author="zwj mylover" w:date="2014-10-07T23:46:00Z">
        <w:r w:rsidR="00F356B9">
          <w:rPr>
            <w:rFonts w:hint="eastAsia"/>
          </w:rPr>
          <w:t>与前一时刻的位置</w:t>
        </w:r>
      </w:ins>
      <w:ins w:id="150" w:author="zwj mylover" w:date="2014-10-07T23:48:00Z">
        <w:r w:rsidR="00F356B9">
          <w:rPr>
            <w:rFonts w:hint="eastAsia"/>
          </w:rPr>
          <w:t>pf</w:t>
        </w:r>
      </w:ins>
      <w:ins w:id="151" w:author="zwj mylover" w:date="2014-10-07T23:47:00Z">
        <w:r w:rsidR="00F356B9">
          <w:rPr>
            <w:rFonts w:hint="eastAsia"/>
          </w:rPr>
          <w:t>（</w:t>
        </w:r>
        <w:r w:rsidR="00F356B9">
          <w:rPr>
            <w:rFonts w:hint="eastAsia"/>
          </w:rPr>
          <w:t>xf</w:t>
        </w:r>
        <w:r w:rsidR="00F356B9">
          <w:rPr>
            <w:rFonts w:hint="eastAsia"/>
          </w:rPr>
          <w:t>，</w:t>
        </w:r>
        <w:r w:rsidR="00F356B9">
          <w:rPr>
            <w:rFonts w:hint="eastAsia"/>
          </w:rPr>
          <w:t>yf</w:t>
        </w:r>
        <w:r w:rsidR="00F356B9">
          <w:rPr>
            <w:rFonts w:hint="eastAsia"/>
          </w:rPr>
          <w:t>）判断粒子的轨迹是否合理：</w:t>
        </w:r>
        <w:r w:rsidR="00F356B9">
          <w:br/>
        </w:r>
        <w:r w:rsidR="00F356B9">
          <w:t>若</w:t>
        </w:r>
      </w:ins>
      <w:ins w:id="152" w:author="zwj mylover" w:date="2014-10-07T23:48:00Z">
        <w:r w:rsidR="00F356B9">
          <w:t>p</w:t>
        </w:r>
        <w:r w:rsidR="00F356B9">
          <w:t>与</w:t>
        </w:r>
        <w:r w:rsidR="00F356B9">
          <w:t>pf</w:t>
        </w:r>
        <w:r w:rsidR="00F356B9">
          <w:t>在同一房间</w:t>
        </w:r>
      </w:ins>
      <w:ins w:id="153" w:author="zwj mylover" w:date="2014-10-07T23:50:00Z">
        <w:r w:rsidR="00F356B9">
          <w:rPr>
            <w:rFonts w:hint="eastAsia"/>
          </w:rPr>
          <w:t>（</w:t>
        </w:r>
      </w:ins>
      <w:ins w:id="154" w:author="zwj mylover" w:date="2014-10-07T23:51:00Z">
        <w:r w:rsidR="00F356B9">
          <w:rPr>
            <w:rFonts w:hint="eastAsia"/>
          </w:rPr>
          <w:t>走廊</w:t>
        </w:r>
      </w:ins>
      <w:ins w:id="155" w:author="zwj mylover" w:date="2014-10-07T23:50:00Z">
        <w:r w:rsidR="00F356B9">
          <w:rPr>
            <w:rFonts w:hint="eastAsia"/>
          </w:rPr>
          <w:t>）</w:t>
        </w:r>
      </w:ins>
      <w:ins w:id="156" w:author="zwj mylover" w:date="2014-10-07T23:48:00Z">
        <w:r w:rsidR="00F356B9">
          <w:t>内</w:t>
        </w:r>
        <w:r w:rsidR="00F356B9">
          <w:rPr>
            <w:rFonts w:hint="eastAsia"/>
          </w:rPr>
          <w:t>：</w:t>
        </w:r>
        <w:r w:rsidR="00F356B9">
          <w:t>则不删除粒子</w:t>
        </w:r>
        <w:r w:rsidR="00F356B9">
          <w:rPr>
            <w:rFonts w:hint="eastAsia"/>
          </w:rPr>
          <w:t>；</w:t>
        </w:r>
        <w:r w:rsidR="00F356B9">
          <w:br/>
        </w:r>
        <w:r w:rsidR="00F356B9">
          <w:t>若</w:t>
        </w:r>
        <w:r w:rsidR="00F356B9">
          <w:t>p</w:t>
        </w:r>
        <w:r w:rsidR="00F356B9">
          <w:t>与</w:t>
        </w:r>
        <w:r w:rsidR="00F356B9">
          <w:t>pf</w:t>
        </w:r>
        <w:r w:rsidR="00F356B9">
          <w:t>不在</w:t>
        </w:r>
      </w:ins>
      <w:ins w:id="157" w:author="zwj mylover" w:date="2014-10-07T23:49:00Z">
        <w:r w:rsidR="00F356B9">
          <w:t>同一房间</w:t>
        </w:r>
      </w:ins>
      <w:ins w:id="158" w:author="zwj mylover" w:date="2014-10-07T23:51:00Z">
        <w:r w:rsidR="00F356B9">
          <w:rPr>
            <w:rFonts w:hint="eastAsia"/>
          </w:rPr>
          <w:t>（走廊）</w:t>
        </w:r>
      </w:ins>
      <w:ins w:id="159" w:author="zwj mylover" w:date="2014-10-07T23:49:00Z">
        <w:r w:rsidR="00F356B9">
          <w:rPr>
            <w:rFonts w:hint="eastAsia"/>
          </w:rPr>
          <w:t>，</w:t>
        </w:r>
        <w:r w:rsidR="00F356B9">
          <w:t>但两个房间</w:t>
        </w:r>
      </w:ins>
      <w:ins w:id="160" w:author="zwj mylover" w:date="2014-10-07T23:51:00Z">
        <w:r w:rsidR="00F356B9">
          <w:rPr>
            <w:rFonts w:hint="eastAsia"/>
          </w:rPr>
          <w:t>（走廊）</w:t>
        </w:r>
      </w:ins>
      <w:ins w:id="161" w:author="zwj mylover" w:date="2014-10-07T23:49:00Z">
        <w:r w:rsidR="00F356B9">
          <w:t>有门连接</w:t>
        </w:r>
        <w:r w:rsidR="00F356B9">
          <w:rPr>
            <w:rFonts w:hint="eastAsia"/>
          </w:rPr>
          <w:t>，</w:t>
        </w:r>
        <w:r w:rsidR="00F356B9">
          <w:t>且</w:t>
        </w:r>
        <w:r w:rsidR="00F356B9">
          <w:t>p</w:t>
        </w:r>
        <w:r w:rsidR="00F356B9">
          <w:t>与</w:t>
        </w:r>
        <w:r w:rsidR="00F356B9">
          <w:t>pf</w:t>
        </w:r>
        <w:r w:rsidR="00F356B9">
          <w:t>的连线的</w:t>
        </w:r>
      </w:ins>
      <w:ins w:id="162" w:author="zwj mylover" w:date="2014-10-07T23:50:00Z">
        <w:r w:rsidR="00F356B9">
          <w:t>中点在一门所在直线为直径的圆内</w:t>
        </w:r>
        <w:r w:rsidR="00F356B9">
          <w:rPr>
            <w:rFonts w:hint="eastAsia"/>
          </w:rPr>
          <w:t>：</w:t>
        </w:r>
        <w:r w:rsidR="00F356B9">
          <w:t>则不删除粒子</w:t>
        </w:r>
        <w:r w:rsidR="00F356B9">
          <w:rPr>
            <w:rFonts w:hint="eastAsia"/>
          </w:rPr>
          <w:t>；</w:t>
        </w:r>
        <w:r w:rsidR="00F356B9">
          <w:br/>
        </w:r>
        <w:r w:rsidR="00F356B9">
          <w:t>其余情况</w:t>
        </w:r>
      </w:ins>
      <w:ins w:id="163" w:author="zwj mylover" w:date="2014-10-07T23:51:00Z">
        <w:r w:rsidR="00F356B9">
          <w:rPr>
            <w:rFonts w:hint="eastAsia"/>
          </w:rPr>
          <w:t>：</w:t>
        </w:r>
      </w:ins>
      <w:ins w:id="164" w:author="zwj mylover" w:date="2014-10-07T23:50:00Z">
        <w:r w:rsidR="00F356B9">
          <w:t>删除该粒子</w:t>
        </w:r>
        <w:r w:rsidR="00F356B9">
          <w:rPr>
            <w:rFonts w:hint="eastAsia"/>
          </w:rPr>
          <w:t>。</w:t>
        </w:r>
      </w:ins>
      <w:ins w:id="165" w:author="zwj mylover" w:date="2014-10-07T23:51:00Z">
        <w:r w:rsidR="00F356B9">
          <w:br/>
        </w:r>
        <w:r w:rsidR="00F356B9">
          <w:t>然后根据</w:t>
        </w:r>
      </w:ins>
      <w:ins w:id="166" w:author="zwj mylover" w:date="2014-10-08T00:02:00Z">
        <w:r w:rsidR="00241D4B">
          <w:t>所有存活粒子</w:t>
        </w:r>
      </w:ins>
      <w:ins w:id="167" w:author="zwj mylover" w:date="2014-10-08T00:08:00Z">
        <w:r w:rsidR="00241D4B">
          <w:t>位置信息计算出其均值</w:t>
        </w:r>
        <w:r w:rsidR="00241D4B">
          <w:rPr>
            <w:rFonts w:hint="eastAsia"/>
          </w:rPr>
          <w:t>（</w:t>
        </w:r>
        <w:r w:rsidR="00241D4B">
          <w:rPr>
            <w:rFonts w:hint="eastAsia"/>
          </w:rPr>
          <w:t>x~,y</w:t>
        </w:r>
        <w:r w:rsidR="00241D4B">
          <w:t>~</w:t>
        </w:r>
        <w:r w:rsidR="00241D4B">
          <w:rPr>
            <w:rFonts w:hint="eastAsia"/>
          </w:rPr>
          <w:t>）</w:t>
        </w:r>
      </w:ins>
      <w:ins w:id="168" w:author="zwj mylover" w:date="2014-10-08T00:09:00Z">
        <w:r w:rsidR="00241D4B">
          <w:rPr>
            <w:rFonts w:hint="eastAsia"/>
          </w:rPr>
          <w:t>以及方差（δ</w:t>
        </w:r>
        <w:r w:rsidR="00241D4B">
          <w:rPr>
            <w:rFonts w:hint="eastAsia"/>
          </w:rPr>
          <w:t>x</w:t>
        </w:r>
        <w:r w:rsidR="00241D4B">
          <w:rPr>
            <w:rFonts w:hint="eastAsia"/>
          </w:rPr>
          <w:t>，δ</w:t>
        </w:r>
        <w:r w:rsidR="00241D4B">
          <w:rPr>
            <w:rFonts w:hint="eastAsia"/>
          </w:rPr>
          <w:t>y</w:t>
        </w:r>
        <w:r w:rsidR="00241D4B">
          <w:rPr>
            <w:rFonts w:hint="eastAsia"/>
          </w:rPr>
          <w:t>）</w:t>
        </w:r>
      </w:ins>
      <w:ins w:id="169" w:author="zwj mylover" w:date="2014-10-08T00:14:00Z">
        <w:r w:rsidR="00DB28F9">
          <w:rPr>
            <w:rFonts w:hint="eastAsia"/>
          </w:rPr>
          <w:t>，根据</w:t>
        </w:r>
      </w:ins>
      <w:ins w:id="170" w:author="zwj mylover" w:date="2014-10-08T00:15:00Z">
        <w:r w:rsidR="00DB28F9">
          <w:rPr>
            <w:rFonts w:hint="eastAsia"/>
          </w:rPr>
          <w:t>N</w:t>
        </w:r>
        <w:r w:rsidR="00DB28F9">
          <w:rPr>
            <w:rFonts w:hint="eastAsia"/>
          </w:rPr>
          <w:t>（</w:t>
        </w:r>
        <w:r w:rsidR="00DB28F9">
          <w:rPr>
            <w:rFonts w:hint="eastAsia"/>
          </w:rPr>
          <w:t>x~</w:t>
        </w:r>
        <w:r w:rsidR="00DB28F9">
          <w:rPr>
            <w:rFonts w:hint="eastAsia"/>
          </w:rPr>
          <w:t>，</w:t>
        </w:r>
        <w:r w:rsidR="00DB28F9">
          <w:rPr>
            <w:rFonts w:hint="eastAsia"/>
          </w:rPr>
          <w:t>y~</w:t>
        </w:r>
        <w:r w:rsidR="00DB28F9">
          <w:rPr>
            <w:rFonts w:hint="eastAsia"/>
          </w:rPr>
          <w:t>，</w:t>
        </w:r>
        <w:r w:rsidR="00DB28F9">
          <w:rPr>
            <w:rFonts w:hint="eastAsia"/>
          </w:rPr>
          <w:t>δ</w:t>
        </w:r>
        <w:r w:rsidR="00DB28F9">
          <w:rPr>
            <w:rFonts w:hint="eastAsia"/>
          </w:rPr>
          <w:t>x</w:t>
        </w:r>
        <w:r w:rsidR="00DB28F9">
          <w:rPr>
            <w:rFonts w:hint="eastAsia"/>
          </w:rPr>
          <w:t>，δ</w:t>
        </w:r>
        <w:r w:rsidR="00DB28F9">
          <w:rPr>
            <w:rFonts w:hint="eastAsia"/>
          </w:rPr>
          <w:t>y</w:t>
        </w:r>
        <w:r w:rsidR="00DB28F9">
          <w:rPr>
            <w:rFonts w:hint="eastAsia"/>
          </w:rPr>
          <w:t>，</w:t>
        </w:r>
        <w:r w:rsidR="00DB28F9">
          <w:rPr>
            <w:rFonts w:hint="eastAsia"/>
          </w:rPr>
          <w:t>0</w:t>
        </w:r>
        <w:r w:rsidR="00DB28F9">
          <w:rPr>
            <w:rFonts w:hint="eastAsia"/>
          </w:rPr>
          <w:t>），将</w:t>
        </w:r>
      </w:ins>
      <w:ins w:id="171" w:author="zwj mylover" w:date="2014-10-08T00:16:00Z">
        <w:r w:rsidR="00DB28F9">
          <w:rPr>
            <w:rFonts w:hint="eastAsia"/>
          </w:rPr>
          <w:t>每个粒子的位置带入函数表达式，更具返回结果调整权重。</w:t>
        </w:r>
        <w:r w:rsidR="00DB28F9">
          <w:br/>
        </w:r>
        <w:r w:rsidR="00DB28F9">
          <w:lastRenderedPageBreak/>
          <w:t>最后根据</w:t>
        </w:r>
      </w:ins>
      <w:ins w:id="172" w:author="zwj mylover" w:date="2014-10-08T00:17:00Z">
        <w:r w:rsidR="00DB28F9">
          <w:t>每个粒子的权重挑中该粒子</w:t>
        </w:r>
        <w:r w:rsidR="00DB28F9">
          <w:rPr>
            <w:rFonts w:hint="eastAsia"/>
          </w:rPr>
          <w:t>：</w:t>
        </w:r>
        <w:r w:rsidR="00DB28F9">
          <w:br/>
        </w:r>
        <w:bookmarkStart w:id="173" w:name="_GoBack"/>
        <w:r w:rsidR="00DB28F9">
          <w:t>若粒子权重小于</w:t>
        </w:r>
        <w:r w:rsidR="00DB28F9">
          <w:t>1</w:t>
        </w:r>
        <w:r w:rsidR="00DB28F9">
          <w:rPr>
            <w:rFonts w:hint="eastAsia"/>
          </w:rPr>
          <w:t>/T</w:t>
        </w:r>
        <w:r w:rsidR="00DB28F9">
          <w:rPr>
            <w:rFonts w:hint="eastAsia"/>
          </w:rPr>
          <w:t>²，则删除改粒子。</w:t>
        </w:r>
        <w:r w:rsidR="00DB28F9">
          <w:br/>
        </w:r>
      </w:ins>
      <w:bookmarkEnd w:id="173"/>
      <w:ins w:id="174" w:author="zwj mylover" w:date="2014-10-08T00:18:00Z">
        <w:r w:rsidR="00DB28F9">
          <w:t>若粒子权重大于</w:t>
        </w:r>
        <w:r w:rsidR="00D9520D">
          <w:rPr>
            <w:rFonts w:hint="eastAsia"/>
          </w:rPr>
          <w:t>2</w:t>
        </w:r>
        <w:r w:rsidR="00DB28F9">
          <w:rPr>
            <w:rFonts w:hint="eastAsia"/>
          </w:rPr>
          <w:t>/T</w:t>
        </w:r>
        <w:r w:rsidR="00DB28F9">
          <w:rPr>
            <w:rFonts w:hint="eastAsia"/>
          </w:rPr>
          <w:t>，则将改粒子拆成</w:t>
        </w:r>
        <w:r w:rsidR="00D9520D">
          <w:rPr>
            <w:rFonts w:hint="eastAsia"/>
          </w:rPr>
          <w:t>2</w:t>
        </w:r>
      </w:ins>
      <w:ins w:id="175" w:author="zwj mylover" w:date="2014-10-08T14:54:00Z">
        <w:r w:rsidR="00D9520D">
          <w:rPr>
            <w:rFonts w:hint="eastAsia"/>
          </w:rPr>
          <w:t>个</w:t>
        </w:r>
      </w:ins>
      <w:ins w:id="176" w:author="zwj mylover" w:date="2014-10-08T00:18:00Z">
        <w:r w:rsidR="00DB28F9">
          <w:rPr>
            <w:rFonts w:hint="eastAsia"/>
          </w:rPr>
          <w:t>相同的粒子。</w:t>
        </w:r>
      </w:ins>
    </w:p>
    <w:p w:rsidR="00DB28F9" w:rsidRDefault="00DB28F9" w:rsidP="00012506">
      <w:pPr>
        <w:tabs>
          <w:tab w:val="center" w:pos="2511"/>
          <w:tab w:val="right" w:pos="5021"/>
        </w:tabs>
        <w:spacing w:after="203" w:line="259" w:lineRule="auto"/>
        <w:ind w:right="-15"/>
        <w:jc w:val="left"/>
        <w:rPr>
          <w:ins w:id="177" w:author="zwj mylover" w:date="2014-10-08T00:19:00Z"/>
          <w:rFonts w:hint="eastAsia"/>
        </w:rPr>
        <w:pPrChange w:id="178" w:author="zwj mylover" w:date="2014-10-07T22:11:00Z">
          <w:pPr/>
        </w:pPrChange>
      </w:pPr>
      <w:ins w:id="179" w:author="zwj mylover" w:date="2014-10-08T00:19:00Z">
        <w:r>
          <w:t>归一化处理</w:t>
        </w:r>
      </w:ins>
      <w:ins w:id="180" w:author="zwj mylover" w:date="2014-10-08T14:30:00Z">
        <w:r w:rsidR="00AA497A">
          <w:rPr>
            <w:rFonts w:hint="eastAsia"/>
          </w:rPr>
          <w:t>；</w:t>
        </w:r>
      </w:ins>
    </w:p>
    <w:p w:rsidR="00AA497A" w:rsidRDefault="00DB28F9" w:rsidP="00012506">
      <w:pPr>
        <w:tabs>
          <w:tab w:val="center" w:pos="2511"/>
          <w:tab w:val="right" w:pos="5021"/>
        </w:tabs>
        <w:spacing w:after="203" w:line="259" w:lineRule="auto"/>
        <w:ind w:right="-15"/>
        <w:jc w:val="left"/>
        <w:rPr>
          <w:ins w:id="181" w:author="zwj mylover" w:date="2014-10-08T14:19:00Z"/>
          <w:rFonts w:hint="eastAsia"/>
        </w:rPr>
        <w:pPrChange w:id="182" w:author="zwj mylover" w:date="2014-10-07T22:11:00Z">
          <w:pPr/>
        </w:pPrChange>
      </w:pPr>
      <w:ins w:id="183" w:author="zwj mylover" w:date="2014-10-08T00:19:00Z">
        <w:r>
          <w:t>以上是目前实现的功能</w:t>
        </w:r>
        <w:r>
          <w:rPr>
            <w:rFonts w:hint="eastAsia"/>
          </w:rPr>
          <w:t>：</w:t>
        </w:r>
        <w:r>
          <w:t>其中</w:t>
        </w:r>
      </w:ins>
      <w:ins w:id="184" w:author="zwj mylover" w:date="2014-10-08T00:20:00Z">
        <w:r>
          <w:t>粒子的动态生成还有一些问题</w:t>
        </w:r>
        <w:r>
          <w:rPr>
            <w:rFonts w:hint="eastAsia"/>
          </w:rPr>
          <w:t>。</w:t>
        </w:r>
      </w:ins>
      <w:ins w:id="185" w:author="zwj mylover" w:date="2014-10-08T14:30:00Z">
        <w:r w:rsidR="00AA497A">
          <w:t>另还没有考虑如何利用</w:t>
        </w:r>
        <w:r w:rsidR="00AA497A">
          <w:t>WiFi</w:t>
        </w:r>
        <w:r w:rsidR="00AA497A">
          <w:t>位置信息矫正</w:t>
        </w:r>
        <w:r w:rsidR="00AA497A">
          <w:rPr>
            <w:rFonts w:hint="eastAsia"/>
          </w:rPr>
          <w:t>。</w:t>
        </w:r>
      </w:ins>
    </w:p>
    <w:p w:rsidR="00AA497A" w:rsidRDefault="00EA1D52" w:rsidP="00012506">
      <w:pPr>
        <w:tabs>
          <w:tab w:val="center" w:pos="2511"/>
          <w:tab w:val="right" w:pos="5021"/>
        </w:tabs>
        <w:spacing w:after="203" w:line="259" w:lineRule="auto"/>
        <w:ind w:right="-15"/>
        <w:jc w:val="left"/>
        <w:rPr>
          <w:ins w:id="186" w:author="zwj mylover" w:date="2014-10-08T14:32:00Z"/>
          <w:rFonts w:hint="eastAsia"/>
        </w:rPr>
        <w:pPrChange w:id="187" w:author="zwj mylover" w:date="2014-10-07T22:11:00Z">
          <w:pPr/>
        </w:pPrChange>
      </w:pPr>
      <w:ins w:id="188" w:author="zwj mylover" w:date="2014-10-08T15:07:00Z">
        <w:r>
          <w:t>整体运行</w:t>
        </w:r>
        <w:r>
          <w:rPr>
            <w:rFonts w:hint="eastAsia"/>
          </w:rPr>
          <w:t>：</w:t>
        </w:r>
      </w:ins>
      <w:ins w:id="189" w:author="zwj mylover" w:date="2014-10-08T15:09:00Z">
        <w:r>
          <w:rPr>
            <w:rFonts w:hint="eastAsia"/>
          </w:rPr>
          <w:t>（步长，步向的方差均先制定）</w:t>
        </w:r>
      </w:ins>
      <w:ins w:id="190" w:author="zwj mylover" w:date="2014-10-08T15:08:00Z">
        <w:r>
          <w:br/>
        </w:r>
        <w:r>
          <w:t>初始化</w:t>
        </w:r>
        <w:r>
          <w:rPr>
            <w:rFonts w:hint="eastAsia"/>
          </w:rPr>
          <w:t>：</w:t>
        </w:r>
      </w:ins>
      <w:ins w:id="191" w:author="zwj mylover" w:date="2014-10-08T15:07:00Z">
        <w:r>
          <w:br/>
        </w:r>
        <w:r>
          <w:t>先根据返回的地图数据进行</w:t>
        </w:r>
        <w:r>
          <w:t xml:space="preserve">xml </w:t>
        </w:r>
        <w:r>
          <w:t>文件解析</w:t>
        </w:r>
        <w:r>
          <w:rPr>
            <w:rFonts w:hint="eastAsia"/>
          </w:rPr>
          <w:t>；初始化</w:t>
        </w:r>
        <w:r>
          <w:rPr>
            <w:rFonts w:hint="eastAsia"/>
          </w:rPr>
          <w:t>WiFi</w:t>
        </w:r>
        <w:r>
          <w:rPr>
            <w:rFonts w:hint="eastAsia"/>
          </w:rPr>
          <w:t>定位信息</w:t>
        </w:r>
      </w:ins>
      <w:ins w:id="192" w:author="zwj mylover" w:date="2014-10-08T15:08:00Z">
        <w:r>
          <w:rPr>
            <w:rFonts w:hint="eastAsia"/>
          </w:rPr>
          <w:t>；待获取了当前</w:t>
        </w:r>
        <w:r>
          <w:rPr>
            <w:rFonts w:hint="eastAsia"/>
          </w:rPr>
          <w:t>WiFi</w:t>
        </w:r>
        <w:r>
          <w:rPr>
            <w:rFonts w:hint="eastAsia"/>
          </w:rPr>
          <w:t>热点的强度信息后，进行一次</w:t>
        </w:r>
      </w:ins>
      <w:ins w:id="193" w:author="zwj mylover" w:date="2014-10-08T15:09:00Z">
        <w:r>
          <w:rPr>
            <w:rFonts w:hint="eastAsia"/>
          </w:rPr>
          <w:t>WiFi</w:t>
        </w:r>
        <w:r>
          <w:rPr>
            <w:rFonts w:hint="eastAsia"/>
          </w:rPr>
          <w:t>定位，然后根据返回的定位信息进行粒子滤波</w:t>
        </w:r>
      </w:ins>
      <w:ins w:id="194" w:author="zwj mylover" w:date="2014-10-08T15:10:00Z">
        <w:r>
          <w:rPr>
            <w:rFonts w:hint="eastAsia"/>
          </w:rPr>
          <w:t>的初始化。</w:t>
        </w:r>
        <w:r>
          <w:br/>
        </w:r>
        <w:r>
          <w:t>定位</w:t>
        </w:r>
        <w:r>
          <w:rPr>
            <w:rFonts w:hint="eastAsia"/>
          </w:rPr>
          <w:t>：</w:t>
        </w:r>
        <w:r>
          <w:br/>
        </w:r>
        <w:r>
          <w:t>更具</w:t>
        </w:r>
      </w:ins>
      <w:ins w:id="195" w:author="zwj mylover" w:date="2014-10-08T15:08:00Z">
        <w:r>
          <w:br/>
        </w:r>
      </w:ins>
    </w:p>
    <w:p w:rsidR="00AA497A" w:rsidRDefault="00AA497A" w:rsidP="00012506">
      <w:pPr>
        <w:tabs>
          <w:tab w:val="center" w:pos="2511"/>
          <w:tab w:val="right" w:pos="5021"/>
        </w:tabs>
        <w:spacing w:after="203" w:line="259" w:lineRule="auto"/>
        <w:ind w:right="-15"/>
        <w:jc w:val="left"/>
        <w:rPr>
          <w:ins w:id="196" w:author="zwj mylover" w:date="2014-10-08T14:32:00Z"/>
        </w:rPr>
        <w:pPrChange w:id="197" w:author="zwj mylover" w:date="2014-10-07T22:11:00Z">
          <w:pPr/>
        </w:pPrChange>
      </w:pPr>
    </w:p>
    <w:p w:rsidR="00AA497A" w:rsidRDefault="00AA497A" w:rsidP="00012506">
      <w:pPr>
        <w:tabs>
          <w:tab w:val="center" w:pos="2511"/>
          <w:tab w:val="right" w:pos="5021"/>
        </w:tabs>
        <w:spacing w:after="203" w:line="259" w:lineRule="auto"/>
        <w:ind w:right="-15"/>
        <w:jc w:val="left"/>
        <w:rPr>
          <w:ins w:id="198" w:author="zwj mylover" w:date="2014-10-08T14:32:00Z"/>
        </w:rPr>
        <w:pPrChange w:id="199" w:author="zwj mylover" w:date="2014-10-07T22:11:00Z">
          <w:pPr/>
        </w:pPrChange>
      </w:pPr>
      <w:ins w:id="200" w:author="zwj mylover" w:date="2014-10-08T14:32:00Z">
        <w:r w:rsidRPr="00720325">
          <w:rPr>
            <w:rStyle w:val="Char"/>
            <w:rPrChange w:id="201" w:author="zwj mylover" w:date="2014-10-08T14:58:00Z">
              <w:rPr/>
            </w:rPrChange>
          </w:rPr>
          <w:t>附件说明</w:t>
        </w:r>
        <w:r>
          <w:rPr>
            <w:rFonts w:hint="eastAsia"/>
          </w:rPr>
          <w:t>：</w:t>
        </w:r>
      </w:ins>
    </w:p>
    <w:p w:rsidR="00AA497A" w:rsidRDefault="00AA497A" w:rsidP="00012506">
      <w:pPr>
        <w:tabs>
          <w:tab w:val="center" w:pos="2511"/>
          <w:tab w:val="right" w:pos="5021"/>
        </w:tabs>
        <w:spacing w:after="203" w:line="259" w:lineRule="auto"/>
        <w:ind w:right="-15"/>
        <w:jc w:val="left"/>
        <w:rPr>
          <w:ins w:id="202" w:author="zwj mylover" w:date="2014-10-08T14:36:00Z"/>
        </w:rPr>
        <w:pPrChange w:id="203" w:author="zwj mylover" w:date="2014-10-07T22:11:00Z">
          <w:pPr/>
        </w:pPrChange>
      </w:pPr>
      <w:ins w:id="204" w:author="zwj mylover" w:date="2014-10-08T14:32:00Z">
        <w:r>
          <w:t>地图</w:t>
        </w:r>
      </w:ins>
      <w:ins w:id="205" w:author="zwj mylover" w:date="2014-10-08T14:33:00Z">
        <w:r>
          <w:t>部分的代码</w:t>
        </w:r>
        <w:r>
          <w:rPr>
            <w:rFonts w:hint="eastAsia"/>
          </w:rPr>
          <w:t>：</w:t>
        </w:r>
        <w:r>
          <w:br/>
          <w:t>rect</w:t>
        </w:r>
        <w:r>
          <w:rPr>
            <w:rFonts w:hint="eastAsia"/>
          </w:rPr>
          <w:t>.h----------------</w:t>
        </w:r>
        <w:r>
          <w:rPr>
            <w:rFonts w:hint="eastAsia"/>
          </w:rPr>
          <w:t>矩形类</w:t>
        </w:r>
        <w:r>
          <w:br/>
        </w:r>
        <w:r>
          <w:rPr>
            <w:rFonts w:hint="eastAsia"/>
          </w:rPr>
          <w:t>lines.h---------------</w:t>
        </w:r>
        <w:r>
          <w:t>多边形</w:t>
        </w:r>
      </w:ins>
      <w:ins w:id="206" w:author="zwj mylover" w:date="2014-10-08T14:34:00Z">
        <w:r>
          <w:t>类</w:t>
        </w:r>
        <w:r>
          <w:br/>
          <w:t>Circe.h---------------</w:t>
        </w:r>
        <w:r>
          <w:t>圆类</w:t>
        </w:r>
      </w:ins>
      <w:ins w:id="207" w:author="zwj mylover" w:date="2014-10-08T14:35:00Z">
        <w:r>
          <w:br/>
          <w:t>door.h---------------</w:t>
        </w:r>
        <w:r>
          <w:t>门类</w:t>
        </w:r>
      </w:ins>
      <w:ins w:id="208" w:author="zwj mylover" w:date="2014-10-08T14:34:00Z">
        <w:r>
          <w:br/>
          <w:t>room.h--------------</w:t>
        </w:r>
        <w:r>
          <w:t>房间类</w:t>
        </w:r>
        <w:r>
          <w:br/>
          <w:t>passageway</w:t>
        </w:r>
      </w:ins>
      <w:ins w:id="209" w:author="zwj mylover" w:date="2014-10-08T14:35:00Z">
        <w:r>
          <w:t>.h</w:t>
        </w:r>
      </w:ins>
      <w:ins w:id="210" w:author="zwj mylover" w:date="2014-10-08T14:34:00Z">
        <w:r>
          <w:t>------</w:t>
        </w:r>
        <w:r>
          <w:t>走廊</w:t>
        </w:r>
      </w:ins>
      <w:ins w:id="211" w:author="zwj mylover" w:date="2014-10-08T14:35:00Z">
        <w:r>
          <w:t>类</w:t>
        </w:r>
        <w:r>
          <w:br/>
        </w:r>
        <w:r>
          <w:rPr>
            <w:rFonts w:hint="eastAsia"/>
          </w:rPr>
          <w:t>floor</w:t>
        </w:r>
        <w:r>
          <w:t>.h----------------</w:t>
        </w:r>
        <w:r>
          <w:t>楼层类</w:t>
        </w:r>
      </w:ins>
    </w:p>
    <w:p w:rsidR="00AA497A" w:rsidRDefault="00AA497A" w:rsidP="00012506">
      <w:pPr>
        <w:tabs>
          <w:tab w:val="center" w:pos="2511"/>
          <w:tab w:val="right" w:pos="5021"/>
        </w:tabs>
        <w:spacing w:after="203" w:line="259" w:lineRule="auto"/>
        <w:ind w:right="-15"/>
        <w:jc w:val="left"/>
        <w:rPr>
          <w:ins w:id="212" w:author="zwj mylover" w:date="2014-10-08T14:37:00Z"/>
        </w:rPr>
        <w:pPrChange w:id="213" w:author="zwj mylover" w:date="2014-10-07T22:11:00Z">
          <w:pPr/>
        </w:pPrChange>
      </w:pPr>
      <w:ins w:id="214" w:author="zwj mylover" w:date="2014-10-08T14:36:00Z">
        <w:r>
          <w:t>粒子滤波部分的代码</w:t>
        </w:r>
        <w:r>
          <w:rPr>
            <w:rFonts w:hint="eastAsia"/>
          </w:rPr>
          <w:t>:</w:t>
        </w:r>
        <w:r>
          <w:br/>
          <w:t>particle.h-----------</w:t>
        </w:r>
        <w:r>
          <w:t>粒子类</w:t>
        </w:r>
        <w:r>
          <w:br/>
          <w:t>particle_chain-----</w:t>
        </w:r>
        <w:r>
          <w:t>粒子链表类</w:t>
        </w:r>
        <w:r>
          <w:br/>
        </w:r>
      </w:ins>
      <w:ins w:id="215" w:author="zwj mylover" w:date="2014-10-08T14:37:00Z">
        <w:r>
          <w:t>particle_filter------</w:t>
        </w:r>
        <w:r>
          <w:t>粒子滤波类</w:t>
        </w:r>
      </w:ins>
    </w:p>
    <w:p w:rsidR="00AA497A" w:rsidRDefault="00AA497A" w:rsidP="00012506">
      <w:pPr>
        <w:tabs>
          <w:tab w:val="center" w:pos="2511"/>
          <w:tab w:val="right" w:pos="5021"/>
        </w:tabs>
        <w:spacing w:after="203" w:line="259" w:lineRule="auto"/>
        <w:ind w:right="-15"/>
        <w:jc w:val="left"/>
        <w:rPr>
          <w:ins w:id="216" w:author="zwj mylover" w:date="2014-10-08T14:38:00Z"/>
        </w:rPr>
        <w:pPrChange w:id="217" w:author="zwj mylover" w:date="2014-10-07T22:11:00Z">
          <w:pPr/>
        </w:pPrChange>
      </w:pPr>
      <w:ins w:id="218" w:author="zwj mylover" w:date="2014-10-08T14:37:00Z">
        <w:r>
          <w:t>传感器数据处理代码</w:t>
        </w:r>
        <w:r>
          <w:rPr>
            <w:rFonts w:hint="eastAsia"/>
          </w:rPr>
          <w:t>:</w:t>
        </w:r>
        <w:r>
          <w:br/>
          <w:t>sensor_</w:t>
        </w:r>
      </w:ins>
      <w:ins w:id="219" w:author="zwj mylover" w:date="2014-10-08T14:38:00Z">
        <w:r>
          <w:t>data.h----</w:t>
        </w:r>
        <w:r>
          <w:t>传感器数据类</w:t>
        </w:r>
      </w:ins>
    </w:p>
    <w:p w:rsidR="0083015C" w:rsidDel="00012506" w:rsidRDefault="00AA497A" w:rsidP="00012506">
      <w:pPr>
        <w:rPr>
          <w:ins w:id="220" w:author="ertalb" w:date="2014-07-14T21:19:00Z"/>
          <w:del w:id="221" w:author="zwj mylover" w:date="2014-10-07T22:10:00Z"/>
        </w:rPr>
        <w:pPrChange w:id="222" w:author="zwj mylover" w:date="2014-10-07T22:10:00Z">
          <w:pPr/>
        </w:pPrChange>
      </w:pPr>
      <w:ins w:id="223" w:author="zwj mylover" w:date="2014-10-08T14:38:00Z">
        <w:r>
          <w:t>地图解析部分代码</w:t>
        </w:r>
        <w:r>
          <w:br/>
        </w:r>
      </w:ins>
      <w:ins w:id="224" w:author="zwj mylover" w:date="2014-10-08T14:40:00Z">
        <w:r w:rsidR="0075172B">
          <w:t>tinystr.h-------------</w:t>
        </w:r>
      </w:ins>
      <w:ins w:id="225" w:author="zwj mylover" w:date="2014-10-08T14:42:00Z">
        <w:r w:rsidR="0075172B">
          <w:t>更改后的</w:t>
        </w:r>
      </w:ins>
      <w:ins w:id="226" w:author="zwj mylover" w:date="2014-10-08T14:40:00Z">
        <w:r w:rsidR="0075172B">
          <w:t>xml</w:t>
        </w:r>
        <w:r w:rsidR="0075172B">
          <w:t>文件解析库</w:t>
        </w:r>
      </w:ins>
      <w:ins w:id="227" w:author="zwj mylover" w:date="2014-10-08T14:41:00Z">
        <w:r w:rsidR="0075172B">
          <w:br/>
          <w:t>tinyxml.h------------</w:t>
        </w:r>
      </w:ins>
      <w:ins w:id="228" w:author="zwj mylover" w:date="2014-10-08T14:42:00Z">
        <w:r w:rsidR="0075172B">
          <w:t>更改后的</w:t>
        </w:r>
        <w:r w:rsidR="0075172B">
          <w:t>xml</w:t>
        </w:r>
        <w:r w:rsidR="0075172B">
          <w:t>文件解析库</w:t>
        </w:r>
        <w:r w:rsidR="0075172B">
          <w:br/>
          <w:t>read_xml.h---------</w:t>
        </w:r>
        <w:r w:rsidR="0075172B">
          <w:t>解析地图</w:t>
        </w:r>
      </w:ins>
      <w:ins w:id="229" w:author="zwj mylover" w:date="2014-10-08T14:43:00Z">
        <w:r w:rsidR="0075172B">
          <w:t>文件</w:t>
        </w:r>
        <w:r w:rsidR="0075172B">
          <w:rPr>
            <w:rFonts w:hint="eastAsia"/>
          </w:rPr>
          <w:t>,</w:t>
        </w:r>
        <w:r w:rsidR="0075172B">
          <w:rPr>
            <w:rFonts w:hint="eastAsia"/>
          </w:rPr>
          <w:t>初始化楼层信息</w:t>
        </w:r>
        <w:r w:rsidR="0075172B">
          <w:rPr>
            <w:rFonts w:hint="eastAsia"/>
          </w:rPr>
          <w:t>,</w:t>
        </w:r>
      </w:ins>
      <w:ins w:id="230" w:author="zwj mylover" w:date="2014-10-08T14:44:00Z">
        <w:r w:rsidR="0075172B">
          <w:rPr>
            <w:rFonts w:hint="eastAsia"/>
          </w:rPr>
          <w:t>读取</w:t>
        </w:r>
      </w:ins>
      <w:ins w:id="231" w:author="zwj mylover" w:date="2014-10-08T14:43:00Z">
        <w:r w:rsidR="0075172B">
          <w:rPr>
            <w:rFonts w:hint="eastAsia"/>
          </w:rPr>
          <w:t>WiFi</w:t>
        </w:r>
        <w:r w:rsidR="0075172B">
          <w:rPr>
            <w:rFonts w:hint="eastAsia"/>
          </w:rPr>
          <w:t>位置</w:t>
        </w:r>
      </w:ins>
      <w:ins w:id="232" w:author="zwj mylover" w:date="2014-10-08T14:44:00Z">
        <w:r w:rsidR="0075172B">
          <w:rPr>
            <w:rFonts w:hint="eastAsia"/>
          </w:rPr>
          <w:t>和</w:t>
        </w:r>
        <w:r w:rsidR="0075172B">
          <w:rPr>
            <w:rFonts w:hint="eastAsia"/>
          </w:rPr>
          <w:t>ap</w:t>
        </w:r>
        <w:r w:rsidR="0075172B">
          <w:rPr>
            <w:rFonts w:hint="eastAsia"/>
          </w:rPr>
          <w:t>信息</w:t>
        </w:r>
        <w:r w:rsidR="0075172B">
          <w:br/>
        </w:r>
      </w:ins>
      <w:del w:id="233" w:author="zwj mylover" w:date="2014-10-07T22:10:00Z">
        <w:r w:rsidR="00EF21DA" w:rsidDel="00012506">
          <w:rPr>
            <w:rFonts w:hint="eastAsia"/>
          </w:rPr>
          <w:delText>3</w:delText>
        </w:r>
        <w:r w:rsidR="00EF21DA" w:rsidDel="00012506">
          <w:rPr>
            <w:rFonts w:hint="eastAsia"/>
          </w:rPr>
          <w:delText>、</w:delText>
        </w:r>
        <w:r w:rsidR="00211D5D" w:rsidDel="00012506">
          <w:rPr>
            <w:rFonts w:hint="eastAsia"/>
          </w:rPr>
          <w:delText>近期工作分配</w:delText>
        </w:r>
        <w:r w:rsidR="00211D5D" w:rsidDel="00012506">
          <w:br/>
        </w:r>
        <w:r w:rsidR="00211D5D" w:rsidDel="00012506">
          <w:rPr>
            <w:rFonts w:hint="eastAsia"/>
          </w:rPr>
          <w:delText>算法方面：</w:delText>
        </w:r>
        <w:r w:rsidR="00211D5D" w:rsidDel="00012506">
          <w:br/>
        </w:r>
        <w:r w:rsidR="00211D5D" w:rsidDel="00012506">
          <w:rPr>
            <w:rFonts w:hint="eastAsia"/>
          </w:rPr>
          <w:delText>任亮亮和黄思远在夏斐的帮助下完成初步的惯性导航的算法。</w:delText>
        </w:r>
        <w:r w:rsidR="00E21D69" w:rsidDel="00012506">
          <w:rPr>
            <w:rFonts w:hint="eastAsia"/>
          </w:rPr>
          <w:delText>任亮亮主要负责粒子滤波部分，黄思远主要负责传感器数据的处理，模态的判断（部分内容和任亮亮合作完成）。</w:delText>
        </w:r>
        <w:r w:rsidR="00211D5D" w:rsidDel="00012506">
          <w:delText>任亮亮和黄思远完成数据融合部分的算法</w:delText>
        </w:r>
        <w:r w:rsidR="00211D5D" w:rsidDel="00012506">
          <w:rPr>
            <w:rFonts w:hint="eastAsia"/>
          </w:rPr>
          <w:delText>（和夏斐讨论）。</w:delText>
        </w:r>
        <w:r w:rsidR="00B1709A" w:rsidDel="00012506">
          <w:rPr>
            <w:rFonts w:hint="eastAsia"/>
          </w:rPr>
          <w:delText>然后在结合到客户端后，根据实际情况调节算法。</w:delText>
        </w:r>
      </w:del>
    </w:p>
    <w:p w:rsidR="0083015C" w:rsidDel="00012506" w:rsidRDefault="00211D5D" w:rsidP="00012506">
      <w:pPr>
        <w:rPr>
          <w:ins w:id="234" w:author="ertalb" w:date="2014-07-14T21:19:00Z"/>
          <w:del w:id="235" w:author="zwj mylover" w:date="2014-10-07T22:10:00Z"/>
        </w:rPr>
        <w:pPrChange w:id="236" w:author="zwj mylover" w:date="2014-10-07T22:10:00Z">
          <w:pPr/>
        </w:pPrChange>
      </w:pPr>
      <w:del w:id="237" w:author="zwj mylover" w:date="2014-10-07T22:10:00Z">
        <w:r w:rsidDel="00012506">
          <w:br/>
        </w:r>
        <w:r w:rsidDel="00012506">
          <w:delText>客户端方面</w:delText>
        </w:r>
        <w:r w:rsidDel="00012506">
          <w:rPr>
            <w:rFonts w:hint="eastAsia"/>
          </w:rPr>
          <w:delText>：</w:delText>
        </w:r>
        <w:r w:rsidR="00B1709A" w:rsidDel="00012506">
          <w:br/>
        </w:r>
        <w:r w:rsidR="00E073A0" w:rsidDel="00012506">
          <w:rPr>
            <w:rFonts w:hint="eastAsia"/>
          </w:rPr>
          <w:delText>1&gt;</w:delText>
        </w:r>
        <w:r w:rsidR="00B1709A" w:rsidDel="00012506">
          <w:delText>近期长强</w:delText>
        </w:r>
        <w:r w:rsidR="00B1709A" w:rsidDel="00012506">
          <w:rPr>
            <w:rFonts w:hint="eastAsia"/>
          </w:rPr>
          <w:delText>调一下夏斐找的程序，看能不能给我们一些帮助</w:delText>
        </w:r>
        <w:r w:rsidR="00E21D69" w:rsidDel="00012506">
          <w:rPr>
            <w:rFonts w:hint="eastAsia"/>
          </w:rPr>
          <w:delText>。</w:delText>
        </w:r>
        <w:r w:rsidR="00E073A0" w:rsidDel="00012506">
          <w:br/>
        </w:r>
        <w:r w:rsidR="00E073A0" w:rsidDel="00012506">
          <w:rPr>
            <w:rFonts w:hint="eastAsia"/>
          </w:rPr>
          <w:delText>2&gt;</w:delText>
        </w:r>
        <w:r w:rsidR="00E21D69" w:rsidDel="00012506">
          <w:rPr>
            <w:rFonts w:hint="eastAsia"/>
          </w:rPr>
          <w:delText>并考虑地图如何绘制以及展现的效果</w:delText>
        </w:r>
        <w:r w:rsidR="00B1709A" w:rsidDel="00012506">
          <w:rPr>
            <w:rFonts w:hint="eastAsia"/>
          </w:rPr>
          <w:delText>。</w:delText>
        </w:r>
        <w:r w:rsidR="00E073A0" w:rsidDel="00012506">
          <w:br/>
        </w:r>
        <w:r w:rsidR="00E073A0" w:rsidDel="00012506">
          <w:rPr>
            <w:rFonts w:hint="eastAsia"/>
          </w:rPr>
          <w:delText>3&gt;</w:delText>
        </w:r>
        <w:r w:rsidR="00053FA2" w:rsidDel="00012506">
          <w:rPr>
            <w:rFonts w:hint="eastAsia"/>
          </w:rPr>
          <w:delText>考虑</w:delText>
        </w:r>
        <w:r w:rsidR="00053FA2" w:rsidDel="00012506">
          <w:rPr>
            <w:rFonts w:hint="eastAsia"/>
          </w:rPr>
          <w:delText>C++</w:delText>
        </w:r>
        <w:r w:rsidR="00053FA2" w:rsidDel="00012506">
          <w:rPr>
            <w:rFonts w:hint="eastAsia"/>
          </w:rPr>
          <w:delText>包的调用方法</w:delText>
        </w:r>
        <w:r w:rsidR="00E073A0" w:rsidDel="00012506">
          <w:br/>
        </w:r>
        <w:r w:rsidR="00A3698B" w:rsidDel="00012506">
          <w:delText>4</w:delText>
        </w:r>
        <w:r w:rsidR="00E073A0" w:rsidDel="00012506">
          <w:rPr>
            <w:rFonts w:hint="eastAsia"/>
          </w:rPr>
          <w:delText>&gt;</w:delText>
        </w:r>
        <w:r w:rsidR="00B1709A" w:rsidDel="00012506">
          <w:rPr>
            <w:rFonts w:hint="eastAsia"/>
          </w:rPr>
          <w:delText>在算法部分完成后开始完整客户端的搭建，并根据实际情况调整客户端的程序。</w:delText>
        </w:r>
        <w:r w:rsidR="00B1709A" w:rsidDel="00012506">
          <w:br/>
        </w:r>
      </w:del>
    </w:p>
    <w:p w:rsidR="00AE09B3" w:rsidDel="00012506" w:rsidRDefault="00B1709A" w:rsidP="00012506">
      <w:pPr>
        <w:rPr>
          <w:del w:id="238" w:author="zwj mylover" w:date="2014-10-07T22:10:00Z"/>
        </w:rPr>
        <w:pPrChange w:id="239" w:author="zwj mylover" w:date="2014-10-07T22:10:00Z">
          <w:pPr/>
        </w:pPrChange>
      </w:pPr>
      <w:del w:id="240" w:author="zwj mylover" w:date="2014-10-07T22:10:00Z">
        <w:r w:rsidDel="00012506">
          <w:rPr>
            <w:rFonts w:hint="eastAsia"/>
          </w:rPr>
          <w:delText>地图标注软件：</w:delText>
        </w:r>
      </w:del>
    </w:p>
    <w:p w:rsidR="00B1709A" w:rsidDel="00012506" w:rsidRDefault="00B1709A" w:rsidP="00012506">
      <w:pPr>
        <w:rPr>
          <w:ins w:id="241" w:author="ertalb" w:date="2014-07-16T09:36:00Z"/>
          <w:del w:id="242" w:author="zwj mylover" w:date="2014-10-07T22:10:00Z"/>
        </w:rPr>
        <w:pPrChange w:id="243" w:author="zwj mylover" w:date="2014-10-07T22:10:00Z">
          <w:pPr/>
        </w:pPrChange>
      </w:pPr>
      <w:del w:id="244" w:author="zwj mylover" w:date="2014-10-07T22:10:00Z">
        <w:r w:rsidDel="00012506">
          <w:delText>按照协议的进程即可</w:delText>
        </w:r>
        <w:r w:rsidDel="00012506">
          <w:rPr>
            <w:rFonts w:hint="eastAsia"/>
          </w:rPr>
          <w:delText>，</w:delText>
        </w:r>
        <w:r w:rsidDel="00012506">
          <w:delText>但是需要在</w:delText>
        </w:r>
        <w:r w:rsidDel="00012506">
          <w:rPr>
            <w:rFonts w:hint="eastAsia"/>
          </w:rPr>
          <w:delText>20</w:delText>
        </w:r>
        <w:r w:rsidDel="00012506">
          <w:rPr>
            <w:rFonts w:hint="eastAsia"/>
          </w:rPr>
          <w:delText>号一以前给一个样例的测试文件，方便程序开发。</w:delText>
        </w:r>
        <w:r w:rsidR="00012F4C" w:rsidDel="00012506">
          <w:rPr>
            <w:rFonts w:hint="eastAsia"/>
          </w:rPr>
          <w:delText>另一些具体的问题和需求</w:delText>
        </w:r>
        <w:r w:rsidR="000759FC" w:rsidDel="00012506">
          <w:rPr>
            <w:rFonts w:hint="eastAsia"/>
          </w:rPr>
          <w:delText>应及时讨论解决。</w:delText>
        </w:r>
      </w:del>
    </w:p>
    <w:p w:rsidR="009523E0" w:rsidDel="00012506" w:rsidRDefault="009523E0" w:rsidP="00012506">
      <w:pPr>
        <w:rPr>
          <w:ins w:id="245" w:author="ertalb" w:date="2014-07-16T09:36:00Z"/>
          <w:del w:id="246" w:author="zwj mylover" w:date="2014-10-07T22:10:00Z"/>
        </w:rPr>
        <w:pPrChange w:id="247" w:author="zwj mylover" w:date="2014-10-07T22:10:00Z">
          <w:pPr/>
        </w:pPrChange>
      </w:pPr>
    </w:p>
    <w:p w:rsidR="009523E0" w:rsidDel="00012506" w:rsidRDefault="009523E0" w:rsidP="00012506">
      <w:pPr>
        <w:rPr>
          <w:ins w:id="248" w:author="ertalb" w:date="2014-07-16T09:41:00Z"/>
          <w:del w:id="249" w:author="zwj mylover" w:date="2014-10-07T22:10:00Z"/>
        </w:rPr>
        <w:pPrChange w:id="250" w:author="zwj mylover" w:date="2014-10-07T22:10:00Z">
          <w:pPr/>
        </w:pPrChange>
      </w:pPr>
    </w:p>
    <w:p w:rsidR="009523E0" w:rsidDel="00012506" w:rsidRDefault="009523E0" w:rsidP="00012506">
      <w:pPr>
        <w:rPr>
          <w:ins w:id="251" w:author="ertalb" w:date="2014-07-16T09:42:00Z"/>
          <w:del w:id="252" w:author="zwj mylover" w:date="2014-10-07T22:10:00Z"/>
        </w:rPr>
        <w:pPrChange w:id="253" w:author="zwj mylover" w:date="2014-10-07T22:10:00Z">
          <w:pPr/>
        </w:pPrChange>
      </w:pPr>
      <w:ins w:id="254" w:author="ertalb" w:date="2014-07-16T09:41:00Z">
        <w:del w:id="255" w:author="zwj mylover" w:date="2014-10-07T22:10:00Z">
          <w:r w:rsidDel="00012506">
            <w:rPr>
              <w:rFonts w:hint="eastAsia"/>
            </w:rPr>
            <w:delText>看了这个</w:delText>
          </w:r>
          <w:r w:rsidDel="00012506">
            <w:delText>文档，大致的思路有了，</w:delText>
          </w:r>
        </w:del>
      </w:ins>
      <w:ins w:id="256" w:author="ertalb" w:date="2014-07-16T09:42:00Z">
        <w:del w:id="257" w:author="zwj mylover" w:date="2014-10-07T22:10:00Z">
          <w:r w:rsidDel="00012506">
            <w:rPr>
              <w:rFonts w:hint="eastAsia"/>
            </w:rPr>
            <w:delText>可以</w:delText>
          </w:r>
          <w:r w:rsidDel="00012506">
            <w:delText>作为整个系统的参考。如果</w:delText>
          </w:r>
          <w:r w:rsidDel="00012506">
            <w:rPr>
              <w:rFonts w:hint="eastAsia"/>
            </w:rPr>
            <w:delText>在</w:delText>
          </w:r>
          <w:r w:rsidDel="00012506">
            <w:delText>详细一下就更好了。</w:delText>
          </w:r>
        </w:del>
      </w:ins>
    </w:p>
    <w:p w:rsidR="009523E0" w:rsidRPr="009523E0" w:rsidDel="00012506" w:rsidRDefault="009523E0" w:rsidP="00012506">
      <w:pPr>
        <w:rPr>
          <w:ins w:id="258" w:author="ertalb" w:date="2014-07-16T09:36:00Z"/>
          <w:del w:id="259" w:author="zwj mylover" w:date="2014-10-07T22:10:00Z"/>
        </w:rPr>
        <w:pPrChange w:id="260" w:author="zwj mylover" w:date="2014-10-07T22:10:00Z">
          <w:pPr/>
        </w:pPrChange>
      </w:pPr>
    </w:p>
    <w:p w:rsidR="009523E0" w:rsidDel="00012506" w:rsidRDefault="009523E0" w:rsidP="00012506">
      <w:pPr>
        <w:rPr>
          <w:ins w:id="261" w:author="ertalb" w:date="2014-07-16T09:37:00Z"/>
          <w:del w:id="262" w:author="zwj mylover" w:date="2014-10-07T22:10:00Z"/>
        </w:rPr>
        <w:pPrChange w:id="263" w:author="zwj mylover" w:date="2014-10-07T22:10:00Z">
          <w:pPr/>
        </w:pPrChange>
      </w:pPr>
      <w:ins w:id="264" w:author="ertalb" w:date="2014-07-16T09:36:00Z">
        <w:del w:id="265" w:author="zwj mylover" w:date="2014-10-07T22:10:00Z">
          <w:r w:rsidDel="00012506">
            <w:rPr>
              <w:rFonts w:hint="eastAsia"/>
            </w:rPr>
            <w:delText>明明</w:delText>
          </w:r>
          <w:r w:rsidDel="00012506">
            <w:delText>的进度应该比较及时。请</w:delText>
          </w:r>
          <w:r w:rsidDel="00012506">
            <w:rPr>
              <w:rFonts w:hint="eastAsia"/>
            </w:rPr>
            <w:delText>亮亮</w:delText>
          </w:r>
          <w:r w:rsidDel="00012506">
            <w:delText>、思远、长强基于此分工</w:delText>
          </w:r>
          <w:r w:rsidDel="00012506">
            <w:rPr>
              <w:rFonts w:hint="eastAsia"/>
            </w:rPr>
            <w:delText>在</w:delText>
          </w:r>
          <w:r w:rsidDel="00012506">
            <w:delText>周日前写一个详细</w:delText>
          </w:r>
        </w:del>
      </w:ins>
      <w:ins w:id="266" w:author="ertalb" w:date="2014-07-16T09:37:00Z">
        <w:del w:id="267" w:author="zwj mylover" w:date="2014-10-07T22:10:00Z">
          <w:r w:rsidDel="00012506">
            <w:delText>的模块设计文档，周日我们集中讨论一下。</w:delText>
          </w:r>
        </w:del>
      </w:ins>
    </w:p>
    <w:p w:rsidR="009523E0" w:rsidDel="00012506" w:rsidRDefault="009523E0" w:rsidP="00012506">
      <w:pPr>
        <w:rPr>
          <w:ins w:id="268" w:author="ertalb" w:date="2014-07-16T09:37:00Z"/>
          <w:del w:id="269" w:author="zwj mylover" w:date="2014-10-07T22:10:00Z"/>
        </w:rPr>
        <w:pPrChange w:id="270" w:author="zwj mylover" w:date="2014-10-07T22:10:00Z">
          <w:pPr/>
        </w:pPrChange>
      </w:pPr>
    </w:p>
    <w:p w:rsidR="009523E0" w:rsidDel="00012506" w:rsidRDefault="009523E0" w:rsidP="00012506">
      <w:pPr>
        <w:rPr>
          <w:ins w:id="271" w:author="ertalb" w:date="2014-07-16T09:37:00Z"/>
          <w:del w:id="272" w:author="zwj mylover" w:date="2014-10-07T22:10:00Z"/>
        </w:rPr>
        <w:pPrChange w:id="273" w:author="zwj mylover" w:date="2014-10-07T22:10:00Z">
          <w:pPr/>
        </w:pPrChange>
      </w:pPr>
      <w:ins w:id="274" w:author="ertalb" w:date="2014-07-16T09:37:00Z">
        <w:del w:id="275" w:author="zwj mylover" w:date="2014-10-07T22:10:00Z">
          <w:r w:rsidDel="00012506">
            <w:rPr>
              <w:rFonts w:hint="eastAsia"/>
            </w:rPr>
            <w:delText>文档</w:delText>
          </w:r>
          <w:r w:rsidDel="00012506">
            <w:delText>是项目重要组成部分。</w:delText>
          </w:r>
        </w:del>
      </w:ins>
    </w:p>
    <w:p w:rsidR="009523E0" w:rsidDel="00012506" w:rsidRDefault="009523E0" w:rsidP="00012506">
      <w:pPr>
        <w:rPr>
          <w:ins w:id="276" w:author="ertalb" w:date="2014-07-24T04:23:00Z"/>
          <w:del w:id="277" w:author="zwj mylover" w:date="2014-10-07T22:10:00Z"/>
        </w:rPr>
        <w:pPrChange w:id="278" w:author="zwj mylover" w:date="2014-10-07T22:10:00Z">
          <w:pPr/>
        </w:pPrChange>
      </w:pPr>
    </w:p>
    <w:p w:rsidR="001379AA" w:rsidDel="00012506" w:rsidRDefault="001379AA" w:rsidP="00012506">
      <w:pPr>
        <w:rPr>
          <w:ins w:id="279" w:author="ertalb" w:date="2014-07-24T04:23:00Z"/>
          <w:del w:id="280" w:author="zwj mylover" w:date="2014-10-07T22:10:00Z"/>
        </w:rPr>
        <w:pPrChange w:id="281" w:author="zwj mylover" w:date="2014-10-07T22:10:00Z">
          <w:pPr/>
        </w:pPrChange>
      </w:pPr>
    </w:p>
    <w:p w:rsidR="001379AA" w:rsidDel="00012506" w:rsidRDefault="001379AA" w:rsidP="00012506">
      <w:pPr>
        <w:rPr>
          <w:ins w:id="282" w:author="ertalb" w:date="2014-07-24T04:23:00Z"/>
          <w:del w:id="283" w:author="zwj mylover" w:date="2014-10-07T22:10:00Z"/>
        </w:rPr>
        <w:pPrChange w:id="284" w:author="zwj mylover" w:date="2014-10-07T22:10:00Z">
          <w:pPr/>
        </w:pPrChange>
      </w:pPr>
    </w:p>
    <w:p w:rsidR="001379AA" w:rsidDel="00012506" w:rsidRDefault="001379AA" w:rsidP="00012506">
      <w:pPr>
        <w:rPr>
          <w:ins w:id="285" w:author="ertalb" w:date="2014-07-24T04:23:00Z"/>
          <w:del w:id="286" w:author="zwj mylover" w:date="2014-10-07T22:10:00Z"/>
        </w:rPr>
        <w:pPrChange w:id="287" w:author="zwj mylover" w:date="2014-10-07T22:10:00Z">
          <w:pPr/>
        </w:pPrChange>
      </w:pPr>
      <w:ins w:id="288" w:author="ertalb" w:date="2014-07-24T04:23:00Z">
        <w:del w:id="289" w:author="zwj mylover" w:date="2014-10-07T22:10:00Z">
          <w:r w:rsidDel="00012506">
            <w:rPr>
              <w:rFonts w:hint="eastAsia"/>
            </w:rPr>
            <w:delText>根据</w:delText>
          </w:r>
          <w:r w:rsidDel="00012506">
            <w:rPr>
              <w:rFonts w:hint="eastAsia"/>
            </w:rPr>
            <w:delText>7</w:delText>
          </w:r>
          <w:r w:rsidDel="00012506">
            <w:rPr>
              <w:rFonts w:hint="eastAsia"/>
            </w:rPr>
            <w:delText>月</w:delText>
          </w:r>
          <w:r w:rsidDel="00012506">
            <w:rPr>
              <w:rFonts w:hint="eastAsia"/>
            </w:rPr>
            <w:delText>19</w:delText>
          </w:r>
          <w:r w:rsidDel="00012506">
            <w:rPr>
              <w:rFonts w:hint="eastAsia"/>
            </w:rPr>
            <w:delText>日</w:delText>
          </w:r>
          <w:r w:rsidDel="00012506">
            <w:delText>讨论更新</w:delText>
          </w:r>
        </w:del>
      </w:ins>
      <w:ins w:id="290" w:author="ertalb" w:date="2014-08-22T21:54:00Z">
        <w:del w:id="291" w:author="zwj mylover" w:date="2014-10-07T22:10:00Z">
          <w:r w:rsidR="00FC4389" w:rsidDel="00012506">
            <w:rPr>
              <w:rFonts w:hint="eastAsia"/>
            </w:rPr>
            <w:delText>，</w:delText>
          </w:r>
          <w:r w:rsidR="00FC4389" w:rsidDel="00012506">
            <w:delText>图由</w:delText>
          </w:r>
          <w:r w:rsidR="00FC4389" w:rsidDel="00012506">
            <w:rPr>
              <w:rFonts w:hint="eastAsia"/>
            </w:rPr>
            <w:delText>8.16</w:delText>
          </w:r>
          <w:r w:rsidR="00FC4389" w:rsidDel="00012506">
            <w:rPr>
              <w:rFonts w:hint="eastAsia"/>
            </w:rPr>
            <w:delText>讨论</w:delText>
          </w:r>
          <w:r w:rsidR="00FC4389" w:rsidDel="00012506">
            <w:delText>所得</w:delText>
          </w:r>
        </w:del>
      </w:ins>
      <w:ins w:id="292" w:author="ertalb" w:date="2014-07-24T04:23:00Z">
        <w:del w:id="293" w:author="zwj mylover" w:date="2014-10-07T22:10:00Z">
          <w:r w:rsidDel="00012506">
            <w:delText>：</w:delText>
          </w:r>
        </w:del>
      </w:ins>
    </w:p>
    <w:p w:rsidR="001379AA" w:rsidDel="00012506" w:rsidRDefault="001379AA" w:rsidP="00012506">
      <w:pPr>
        <w:rPr>
          <w:ins w:id="294" w:author="ertalb" w:date="2014-07-24T04:23:00Z"/>
          <w:del w:id="295" w:author="zwj mylover" w:date="2014-10-07T22:10:00Z"/>
        </w:rPr>
        <w:pPrChange w:id="296" w:author="zwj mylover" w:date="2014-10-07T22:10:00Z">
          <w:pPr/>
        </w:pPrChange>
      </w:pPr>
    </w:p>
    <w:p w:rsidR="001379AA" w:rsidDel="00012506" w:rsidRDefault="001379AA" w:rsidP="00012506">
      <w:pPr>
        <w:rPr>
          <w:ins w:id="297" w:author="ertalb" w:date="2014-07-24T04:24:00Z"/>
          <w:del w:id="298" w:author="zwj mylover" w:date="2014-10-07T22:10:00Z"/>
        </w:rPr>
        <w:pPrChange w:id="299" w:author="zwj mylover" w:date="2014-10-07T22:10:00Z">
          <w:pPr/>
        </w:pPrChange>
      </w:pPr>
      <w:ins w:id="300" w:author="ertalb" w:date="2014-07-24T04:23:00Z">
        <w:del w:id="301" w:author="zwj mylover" w:date="2014-10-07T22:10:00Z">
          <w:r w:rsidDel="00012506">
            <w:rPr>
              <w:rFonts w:hint="eastAsia"/>
            </w:rPr>
            <w:delText>客户端</w:delText>
          </w:r>
        </w:del>
      </w:ins>
      <w:ins w:id="302" w:author="ertalb" w:date="2014-07-24T04:24:00Z">
        <w:del w:id="303" w:author="zwj mylover" w:date="2014-10-07T22:10:00Z">
          <w:r w:rsidDel="00012506">
            <w:rPr>
              <w:rFonts w:hint="eastAsia"/>
            </w:rPr>
            <w:delText>：</w:delText>
          </w:r>
        </w:del>
      </w:ins>
    </w:p>
    <w:p w:rsidR="001379AA" w:rsidDel="00012506" w:rsidRDefault="001379AA" w:rsidP="00012506">
      <w:pPr>
        <w:rPr>
          <w:ins w:id="304" w:author="ertalb" w:date="2014-07-24T04:25:00Z"/>
          <w:del w:id="305" w:author="zwj mylover" w:date="2014-10-07T22:10:00Z"/>
        </w:rPr>
        <w:pPrChange w:id="306" w:author="zwj mylover" w:date="2014-10-07T22:10:00Z">
          <w:pPr/>
        </w:pPrChange>
      </w:pPr>
      <w:ins w:id="307" w:author="ertalb" w:date="2014-07-24T04:24:00Z">
        <w:del w:id="308" w:author="zwj mylover" w:date="2014-10-07T22:10:00Z">
          <w:r w:rsidDel="00012506">
            <w:rPr>
              <w:rFonts w:hint="eastAsia"/>
            </w:rPr>
            <w:delText>从</w:delText>
          </w:r>
          <w:r w:rsidDel="00012506">
            <w:delText>服务器下载</w:delText>
          </w:r>
          <w:r w:rsidDel="00012506">
            <w:delText>xml</w:delText>
          </w:r>
          <w:r w:rsidDel="00012506">
            <w:delText>文件</w:delText>
          </w:r>
        </w:del>
      </w:ins>
      <w:ins w:id="309" w:author="ertalb" w:date="2014-07-24T07:38:00Z">
        <w:del w:id="310" w:author="zwj mylover" w:date="2014-10-07T22:10:00Z">
          <w:r w:rsidR="005E63F3" w:rsidDel="00012506">
            <w:rPr>
              <w:rFonts w:hint="eastAsia"/>
            </w:rPr>
            <w:delText>，</w:delText>
          </w:r>
          <w:r w:rsidR="005E63F3" w:rsidDel="00012506">
            <w:delText>并绘制</w:delText>
          </w:r>
          <w:r w:rsidR="005E63F3" w:rsidDel="00012506">
            <w:delText>xml</w:delText>
          </w:r>
          <w:r w:rsidR="005E63F3" w:rsidDel="00012506">
            <w:delText>所反映的平面图，绘图采用</w:delText>
          </w:r>
          <w:r w:rsidR="005E63F3" w:rsidDel="00012506">
            <w:delText>openGL</w:delText>
          </w:r>
          <w:r w:rsidR="005E63F3" w:rsidDel="00012506">
            <w:delText>格式</w:delText>
          </w:r>
        </w:del>
      </w:ins>
    </w:p>
    <w:p w:rsidR="001379AA" w:rsidDel="00012506" w:rsidRDefault="005E63F3" w:rsidP="00012506">
      <w:pPr>
        <w:rPr>
          <w:ins w:id="311" w:author="ertalb" w:date="2014-07-24T04:27:00Z"/>
          <w:del w:id="312" w:author="zwj mylover" w:date="2014-10-07T22:10:00Z"/>
        </w:rPr>
        <w:pPrChange w:id="313" w:author="zwj mylover" w:date="2014-10-07T22:10:00Z">
          <w:pPr/>
        </w:pPrChange>
      </w:pPr>
      <w:ins w:id="314" w:author="ertalb" w:date="2014-07-24T07:35:00Z">
        <w:del w:id="315" w:author="zwj mylover" w:date="2014-10-07T22:10:00Z">
          <w:r w:rsidDel="00012506">
            <w:rPr>
              <w:rFonts w:hint="eastAsia"/>
            </w:rPr>
            <w:delText>读取</w:delText>
          </w:r>
          <w:r w:rsidDel="00012506">
            <w:delText>传感器数据（</w:delText>
          </w:r>
          <w:r w:rsidDel="00012506">
            <w:rPr>
              <w:rFonts w:hint="eastAsia"/>
            </w:rPr>
            <w:delText>不同</w:delText>
          </w:r>
          <w:r w:rsidDel="00012506">
            <w:delText>传感器不同的读取频率，现在设置为加速度计</w:delText>
          </w:r>
          <w:r w:rsidDel="00012506">
            <w:rPr>
              <w:rFonts w:hint="eastAsia"/>
            </w:rPr>
            <w:delText>50</w:delText>
          </w:r>
        </w:del>
      </w:ins>
      <w:ins w:id="316" w:author="ertalb" w:date="2014-07-24T07:36:00Z">
        <w:del w:id="317" w:author="zwj mylover" w:date="2014-10-07T22:10:00Z">
          <w:r w:rsidDel="00012506">
            <w:delText>Hz</w:delText>
          </w:r>
          <w:r w:rsidDel="00012506">
            <w:delText>，</w:delText>
          </w:r>
          <w:r w:rsidDel="00012506">
            <w:rPr>
              <w:rFonts w:hint="eastAsia"/>
            </w:rPr>
            <w:delText>陀螺仪</w:delText>
          </w:r>
          <w:r w:rsidDel="00012506">
            <w:delText>？</w:delText>
          </w:r>
          <w:r w:rsidDel="00012506">
            <w:rPr>
              <w:rFonts w:hint="eastAsia"/>
            </w:rPr>
            <w:delText>？</w:delText>
          </w:r>
          <w:r w:rsidDel="00012506">
            <w:delText>Hz</w:delText>
          </w:r>
          <w:r w:rsidDel="00012506">
            <w:rPr>
              <w:rFonts w:hint="eastAsia"/>
            </w:rPr>
            <w:delText>、磁力计</w:delText>
          </w:r>
          <w:r w:rsidDel="00012506">
            <w:delText>？</w:delText>
          </w:r>
          <w:r w:rsidDel="00012506">
            <w:rPr>
              <w:rFonts w:hint="eastAsia"/>
            </w:rPr>
            <w:delText>？</w:delText>
          </w:r>
          <w:r w:rsidDel="00012506">
            <w:delText>Hz</w:delText>
          </w:r>
        </w:del>
      </w:ins>
      <w:ins w:id="318" w:author="ertalb" w:date="2014-07-24T07:35:00Z">
        <w:del w:id="319" w:author="zwj mylover" w:date="2014-10-07T22:10:00Z">
          <w:r w:rsidDel="00012506">
            <w:delText>）</w:delText>
          </w:r>
        </w:del>
      </w:ins>
      <w:ins w:id="320" w:author="ertalb" w:date="2014-07-24T07:36:00Z">
        <w:del w:id="321" w:author="zwj mylover" w:date="2014-10-07T22:10:00Z">
          <w:r w:rsidDel="00012506">
            <w:rPr>
              <w:rFonts w:hint="eastAsia"/>
            </w:rPr>
            <w:delText>，</w:delText>
          </w:r>
        </w:del>
      </w:ins>
      <w:ins w:id="322" w:author="ertalb" w:date="2014-07-24T04:24:00Z">
        <w:del w:id="323" w:author="zwj mylover" w:date="2014-10-07T22:10:00Z">
          <w:r w:rsidR="001379AA" w:rsidDel="00012506">
            <w:rPr>
              <w:rFonts w:hint="eastAsia"/>
            </w:rPr>
            <w:delText>为</w:delText>
          </w:r>
          <w:r w:rsidR="001379AA" w:rsidDel="00012506">
            <w:delText>每个传感器</w:delText>
          </w:r>
        </w:del>
      </w:ins>
      <w:ins w:id="324" w:author="ertalb" w:date="2014-07-24T04:23:00Z">
        <w:del w:id="325" w:author="zwj mylover" w:date="2014-10-07T22:10:00Z">
          <w:r w:rsidR="001379AA" w:rsidDel="00012506">
            <w:delText>创建</w:delText>
          </w:r>
        </w:del>
      </w:ins>
      <w:ins w:id="326" w:author="ertalb" w:date="2014-07-24T04:24:00Z">
        <w:del w:id="327" w:author="zwj mylover" w:date="2014-10-07T22:10:00Z">
          <w:r w:rsidR="001379AA" w:rsidDel="00012506">
            <w:rPr>
              <w:rFonts w:hint="eastAsia"/>
            </w:rPr>
            <w:delText>一个</w:delText>
          </w:r>
        </w:del>
      </w:ins>
      <w:ins w:id="328" w:author="ertalb" w:date="2014-07-24T04:23:00Z">
        <w:del w:id="329" w:author="zwj mylover" w:date="2014-10-07T22:10:00Z">
          <w:r w:rsidR="001379AA" w:rsidDel="00012506">
            <w:delText>队列</w:delText>
          </w:r>
        </w:del>
      </w:ins>
      <w:ins w:id="330" w:author="ertalb" w:date="2014-07-24T07:36:00Z">
        <w:del w:id="331" w:author="zwj mylover" w:date="2014-10-07T22:10:00Z">
          <w:r w:rsidDel="00012506">
            <w:rPr>
              <w:rFonts w:hint="eastAsia"/>
            </w:rPr>
            <w:delText>；</w:delText>
          </w:r>
          <w:r w:rsidDel="00012506">
            <w:delText>将</w:delText>
          </w:r>
        </w:del>
      </w:ins>
      <w:ins w:id="332" w:author="ertalb" w:date="2014-07-24T07:37:00Z">
        <w:del w:id="333" w:author="zwj mylover" w:date="2014-10-07T22:10:00Z">
          <w:r w:rsidDel="00012506">
            <w:delText>读取的传感器数据写入队列，并记录当前数据写入的位置，该</w:delText>
          </w:r>
        </w:del>
      </w:ins>
      <w:ins w:id="334" w:author="ertalb" w:date="2014-07-24T07:42:00Z">
        <w:del w:id="335" w:author="zwj mylover" w:date="2014-10-07T22:10:00Z">
          <w:r w:rsidDel="00012506">
            <w:rPr>
              <w:rFonts w:hint="eastAsia"/>
            </w:rPr>
            <w:delText>当前</w:delText>
          </w:r>
        </w:del>
      </w:ins>
      <w:ins w:id="336" w:author="ertalb" w:date="2014-07-24T07:37:00Z">
        <w:del w:id="337" w:author="zwj mylover" w:date="2014-10-07T22:10:00Z">
          <w:r w:rsidDel="00012506">
            <w:delText>位置</w:delText>
          </w:r>
        </w:del>
      </w:ins>
      <w:ins w:id="338" w:author="ertalb" w:date="2014-07-24T07:42:00Z">
        <w:del w:id="339" w:author="zwj mylover" w:date="2014-10-07T22:10:00Z">
          <w:r w:rsidDel="00012506">
            <w:rPr>
              <w:rFonts w:hint="eastAsia"/>
            </w:rPr>
            <w:delText>通过</w:delText>
          </w:r>
          <w:r w:rsidDel="00012506">
            <w:delText>函数</w:delText>
          </w:r>
        </w:del>
      </w:ins>
      <w:ins w:id="340" w:author="ertalb" w:date="2014-07-24T07:37:00Z">
        <w:del w:id="341" w:author="zwj mylover" w:date="2014-10-07T22:10:00Z">
          <w:r w:rsidDel="00012506">
            <w:delText>传给定位算法</w:delText>
          </w:r>
        </w:del>
      </w:ins>
    </w:p>
    <w:p w:rsidR="001379AA" w:rsidDel="00012506" w:rsidRDefault="005E63F3" w:rsidP="00012506">
      <w:pPr>
        <w:rPr>
          <w:ins w:id="342" w:author="ertalb" w:date="2014-07-24T04:27:00Z"/>
          <w:del w:id="343" w:author="zwj mylover" w:date="2014-10-07T22:10:00Z"/>
        </w:rPr>
        <w:pPrChange w:id="344" w:author="zwj mylover" w:date="2014-10-07T22:10:00Z">
          <w:pPr/>
        </w:pPrChange>
      </w:pPr>
      <w:ins w:id="345" w:author="ertalb" w:date="2014-07-24T07:38:00Z">
        <w:del w:id="346" w:author="zwj mylover" w:date="2014-10-07T22:10:00Z">
          <w:r w:rsidDel="00012506">
            <w:rPr>
              <w:rFonts w:hint="eastAsia"/>
            </w:rPr>
            <w:delText>读取</w:delText>
          </w:r>
          <w:r w:rsidDel="00012506">
            <w:delText>定位</w:delText>
          </w:r>
        </w:del>
      </w:ins>
      <w:ins w:id="347" w:author="ertalb" w:date="2014-07-24T07:39:00Z">
        <w:del w:id="348" w:author="zwj mylover" w:date="2014-10-07T22:10:00Z">
          <w:r w:rsidDel="00012506">
            <w:delText>信息队列，形成</w:delText>
          </w:r>
          <w:r w:rsidDel="00012506">
            <w:delText>xml</w:delText>
          </w:r>
          <w:r w:rsidDel="00012506">
            <w:delText>文件</w:delText>
          </w:r>
        </w:del>
      </w:ins>
    </w:p>
    <w:p w:rsidR="001379AA" w:rsidDel="00012506" w:rsidRDefault="005E63F3" w:rsidP="00012506">
      <w:pPr>
        <w:rPr>
          <w:ins w:id="349" w:author="ertalb" w:date="2014-07-24T04:28:00Z"/>
          <w:del w:id="350" w:author="zwj mylover" w:date="2014-10-07T22:10:00Z"/>
        </w:rPr>
        <w:pPrChange w:id="351" w:author="zwj mylover" w:date="2014-10-07T22:10:00Z">
          <w:pPr/>
        </w:pPrChange>
      </w:pPr>
      <w:ins w:id="352" w:author="ertalb" w:date="2014-07-24T07:39:00Z">
        <w:del w:id="353" w:author="zwj mylover" w:date="2014-10-07T22:10:00Z">
          <w:r w:rsidDel="00012506">
            <w:rPr>
              <w:rFonts w:hint="eastAsia"/>
            </w:rPr>
            <w:delText>向</w:delText>
          </w:r>
          <w:r w:rsidDel="00012506">
            <w:delText>服务器端</w:delText>
          </w:r>
        </w:del>
      </w:ins>
      <w:ins w:id="354" w:author="ertalb" w:date="2014-07-24T04:28:00Z">
        <w:del w:id="355" w:author="zwj mylover" w:date="2014-10-07T22:10:00Z">
          <w:r w:rsidR="001379AA" w:rsidDel="00012506">
            <w:rPr>
              <w:rFonts w:hint="eastAsia"/>
            </w:rPr>
            <w:delText>上传</w:delText>
          </w:r>
          <w:r w:rsidR="001379AA" w:rsidDel="00012506">
            <w:delText>轨迹信息</w:delText>
          </w:r>
        </w:del>
      </w:ins>
      <w:ins w:id="356" w:author="ertalb" w:date="2014-07-24T07:41:00Z">
        <w:del w:id="357" w:author="zwj mylover" w:date="2014-10-07T22:10:00Z">
          <w:r w:rsidDel="00012506">
            <w:rPr>
              <w:rFonts w:hint="eastAsia"/>
            </w:rPr>
            <w:delText>的</w:delText>
          </w:r>
          <w:r w:rsidDel="00012506">
            <w:delText>xml</w:delText>
          </w:r>
        </w:del>
      </w:ins>
      <w:ins w:id="358" w:author="ertalb" w:date="2014-07-24T07:42:00Z">
        <w:del w:id="359" w:author="zwj mylover" w:date="2014-10-07T22:10:00Z">
          <w:r w:rsidDel="00012506">
            <w:delText>文件</w:delText>
          </w:r>
        </w:del>
      </w:ins>
    </w:p>
    <w:p w:rsidR="001379AA" w:rsidDel="00012506" w:rsidRDefault="005E63F3" w:rsidP="00012506">
      <w:pPr>
        <w:rPr>
          <w:ins w:id="360" w:author="ertalb" w:date="2014-07-24T07:45:00Z"/>
          <w:del w:id="361" w:author="zwj mylover" w:date="2014-10-07T22:10:00Z"/>
        </w:rPr>
        <w:pPrChange w:id="362" w:author="zwj mylover" w:date="2014-10-07T22:10:00Z">
          <w:pPr/>
        </w:pPrChange>
      </w:pPr>
      <w:ins w:id="363" w:author="ertalb" w:date="2014-07-24T07:43:00Z">
        <w:del w:id="364" w:author="zwj mylover" w:date="2014-10-07T22:10:00Z">
          <w:r w:rsidDel="00012506">
            <w:rPr>
              <w:rFonts w:hint="eastAsia"/>
            </w:rPr>
            <w:delText>在绘制</w:delText>
          </w:r>
          <w:r w:rsidDel="00012506">
            <w:delText>的平面图上显示用户的轨迹信息</w:delText>
          </w:r>
        </w:del>
      </w:ins>
    </w:p>
    <w:p w:rsidR="00063140" w:rsidDel="00012506" w:rsidRDefault="00063140" w:rsidP="00012506">
      <w:pPr>
        <w:rPr>
          <w:ins w:id="365" w:author="ertalb" w:date="2014-07-27T14:50:00Z"/>
          <w:del w:id="366" w:author="zwj mylover" w:date="2014-10-07T22:10:00Z"/>
        </w:rPr>
        <w:pPrChange w:id="367" w:author="zwj mylover" w:date="2014-10-07T22:10:00Z">
          <w:pPr/>
        </w:pPrChange>
      </w:pPr>
      <w:ins w:id="368" w:author="ertalb" w:date="2014-07-24T07:45:00Z">
        <w:del w:id="369" w:author="zwj mylover" w:date="2014-10-07T22:10:00Z">
          <w:r w:rsidDel="00012506">
            <w:rPr>
              <w:rFonts w:hint="eastAsia"/>
            </w:rPr>
            <w:delText>手动</w:delText>
          </w:r>
          <w:r w:rsidDel="00012506">
            <w:delText>设置行车模式</w:delText>
          </w:r>
        </w:del>
      </w:ins>
    </w:p>
    <w:p w:rsidR="00B4437E" w:rsidDel="00012506" w:rsidRDefault="00B4437E" w:rsidP="00012506">
      <w:pPr>
        <w:rPr>
          <w:ins w:id="370" w:author="ertalb" w:date="2014-07-27T14:50:00Z"/>
          <w:del w:id="371" w:author="zwj mylover" w:date="2014-10-07T22:10:00Z"/>
        </w:rPr>
        <w:pPrChange w:id="372" w:author="zwj mylover" w:date="2014-10-07T22:10:00Z">
          <w:pPr/>
        </w:pPrChange>
      </w:pPr>
      <w:ins w:id="373" w:author="ertalb" w:date="2014-07-27T14:50:00Z">
        <w:del w:id="374" w:author="zwj mylover" w:date="2014-10-07T22:10:00Z">
          <w:r w:rsidDel="00012506">
            <w:rPr>
              <w:rFonts w:hint="eastAsia"/>
            </w:rPr>
            <w:delText>强制</w:delText>
          </w:r>
          <w:r w:rsidDel="00012506">
            <w:delText>打开手机</w:delText>
          </w:r>
          <w:r w:rsidDel="00012506">
            <w:delText>wifi</w:delText>
          </w:r>
          <w:r w:rsidDel="00012506">
            <w:delText>，搜索附近的</w:delText>
          </w:r>
          <w:r w:rsidDel="00012506">
            <w:delText>AP</w:delText>
          </w:r>
        </w:del>
      </w:ins>
    </w:p>
    <w:p w:rsidR="00B4437E" w:rsidDel="00012506" w:rsidRDefault="00B4437E" w:rsidP="00012506">
      <w:pPr>
        <w:rPr>
          <w:ins w:id="375" w:author="ertalb" w:date="2014-07-27T14:51:00Z"/>
          <w:del w:id="376" w:author="zwj mylover" w:date="2014-10-07T22:10:00Z"/>
        </w:rPr>
        <w:pPrChange w:id="377" w:author="zwj mylover" w:date="2014-10-07T22:10:00Z">
          <w:pPr/>
        </w:pPrChange>
      </w:pPr>
      <w:ins w:id="378" w:author="ertalb" w:date="2014-07-27T14:51:00Z">
        <w:del w:id="379" w:author="zwj mylover" w:date="2014-10-07T22:10:00Z">
          <w:r w:rsidDel="00012506">
            <w:rPr>
              <w:rFonts w:hint="eastAsia"/>
            </w:rPr>
            <w:delText>客户端</w:delText>
          </w:r>
          <w:r w:rsidDel="00012506">
            <w:delText>启动时检测手机的传感器，根据手机配置的传感器，系统给予不同的处理</w:delText>
          </w:r>
        </w:del>
      </w:ins>
    </w:p>
    <w:p w:rsidR="00B4437E" w:rsidDel="00012506" w:rsidRDefault="00FC4389" w:rsidP="00B4437E">
      <w:pPr>
        <w:rPr>
          <w:ins w:id="380" w:author="ertalb" w:date="2014-07-24T04:24:00Z"/>
          <w:del w:id="381" w:author="zwj mylover" w:date="2014-10-07T22:10:00Z"/>
        </w:rPr>
      </w:pPr>
      <w:ins w:id="382" w:author="ertalb" w:date="2014-08-22T21:54:00Z">
        <w:del w:id="383" w:author="zwj mylover" w:date="2014-10-07T22:10:00Z">
          <w:r w:rsidDel="00012506">
            <w:rPr>
              <w:noProof/>
            </w:rPr>
            <w:drawing>
              <wp:inline distT="0" distB="0" distL="0" distR="0" wp14:anchorId="52487AF7" wp14:editId="5BAB4186">
                <wp:extent cx="5274310" cy="30511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51175"/>
                        </a:xfrm>
                        <a:prstGeom prst="rect">
                          <a:avLst/>
                        </a:prstGeom>
                      </pic:spPr>
                    </pic:pic>
                  </a:graphicData>
                </a:graphic>
              </wp:inline>
            </w:drawing>
          </w:r>
        </w:del>
      </w:ins>
    </w:p>
    <w:p w:rsidR="001379AA" w:rsidRPr="005E63F3" w:rsidDel="00012506" w:rsidRDefault="001379AA" w:rsidP="00EF21DA">
      <w:pPr>
        <w:rPr>
          <w:ins w:id="384" w:author="ertalb" w:date="2014-07-24T04:26:00Z"/>
          <w:del w:id="385" w:author="zwj mylover" w:date="2014-10-07T22:10:00Z"/>
        </w:rPr>
      </w:pPr>
    </w:p>
    <w:p w:rsidR="001379AA" w:rsidDel="00012506" w:rsidRDefault="001379AA" w:rsidP="00EF21DA">
      <w:pPr>
        <w:rPr>
          <w:ins w:id="386" w:author="ertalb" w:date="2014-07-24T04:26:00Z"/>
          <w:del w:id="387" w:author="zwj mylover" w:date="2014-10-07T22:10:00Z"/>
        </w:rPr>
      </w:pPr>
      <w:ins w:id="388" w:author="ertalb" w:date="2014-07-24T04:26:00Z">
        <w:del w:id="389" w:author="zwj mylover" w:date="2014-10-07T22:10:00Z">
          <w:r w:rsidDel="00012506">
            <w:rPr>
              <w:rFonts w:hint="eastAsia"/>
            </w:rPr>
            <w:delText>定位</w:delText>
          </w:r>
          <w:r w:rsidDel="00012506">
            <w:delText>算法</w:delText>
          </w:r>
          <w:r w:rsidDel="00012506">
            <w:rPr>
              <w:rFonts w:hint="eastAsia"/>
            </w:rPr>
            <w:delText>:</w:delText>
          </w:r>
        </w:del>
      </w:ins>
    </w:p>
    <w:p w:rsidR="001379AA" w:rsidDel="00012506" w:rsidRDefault="005E63F3">
      <w:pPr>
        <w:pStyle w:val="a4"/>
        <w:numPr>
          <w:ilvl w:val="0"/>
          <w:numId w:val="3"/>
        </w:numPr>
        <w:ind w:firstLineChars="0"/>
        <w:rPr>
          <w:ins w:id="390" w:author="ertalb" w:date="2014-07-24T04:26:00Z"/>
          <w:del w:id="391" w:author="zwj mylover" w:date="2014-10-07T22:10:00Z"/>
        </w:rPr>
        <w:pPrChange w:id="392" w:author="ertalb" w:date="2014-07-24T04:26:00Z">
          <w:pPr/>
        </w:pPrChange>
      </w:pPr>
      <w:ins w:id="393" w:author="ertalb" w:date="2014-07-24T07:42:00Z">
        <w:del w:id="394" w:author="zwj mylover" w:date="2014-10-07T22:10:00Z">
          <w:r w:rsidDel="00012506">
            <w:rPr>
              <w:rFonts w:hint="eastAsia"/>
            </w:rPr>
            <w:delText>（</w:delText>
          </w:r>
        </w:del>
      </w:ins>
      <w:ins w:id="395" w:author="ertalb" w:date="2014-07-24T04:26:00Z">
        <w:del w:id="396" w:author="zwj mylover" w:date="2014-10-07T22:10:00Z">
          <w:r w:rsidR="001379AA" w:rsidDel="00012506">
            <w:rPr>
              <w:rFonts w:hint="eastAsia"/>
            </w:rPr>
            <w:delText>调用</w:delText>
          </w:r>
          <w:r w:rsidR="001379AA" w:rsidDel="00012506">
            <w:delText>函数</w:delText>
          </w:r>
        </w:del>
      </w:ins>
      <w:ins w:id="397" w:author="ertalb" w:date="2014-07-24T07:42:00Z">
        <w:del w:id="398" w:author="zwj mylover" w:date="2014-10-07T22:10:00Z">
          <w:r w:rsidDel="00012506">
            <w:rPr>
              <w:rFonts w:hint="eastAsia"/>
            </w:rPr>
            <w:delText>）</w:delText>
          </w:r>
        </w:del>
      </w:ins>
      <w:ins w:id="399" w:author="ertalb" w:date="2014-07-24T04:26:00Z">
        <w:del w:id="400" w:author="zwj mylover" w:date="2014-10-07T22:10:00Z">
          <w:r w:rsidR="001379AA" w:rsidDel="00012506">
            <w:delText>获得每个队列的位置</w:delText>
          </w:r>
        </w:del>
      </w:ins>
    </w:p>
    <w:p w:rsidR="00063140" w:rsidDel="00012506" w:rsidRDefault="00063140">
      <w:pPr>
        <w:pStyle w:val="a4"/>
        <w:numPr>
          <w:ilvl w:val="0"/>
          <w:numId w:val="3"/>
        </w:numPr>
        <w:ind w:firstLineChars="0"/>
        <w:rPr>
          <w:ins w:id="401" w:author="ertalb" w:date="2014-07-24T07:52:00Z"/>
          <w:del w:id="402" w:author="zwj mylover" w:date="2014-10-07T22:10:00Z"/>
        </w:rPr>
        <w:pPrChange w:id="403" w:author="ertalb" w:date="2014-07-24T04:26:00Z">
          <w:pPr/>
        </w:pPrChange>
      </w:pPr>
      <w:ins w:id="404" w:author="ertalb" w:date="2014-07-24T07:51:00Z">
        <w:del w:id="405" w:author="zwj mylover" w:date="2014-10-07T22:10:00Z">
          <w:r w:rsidDel="00012506">
            <w:rPr>
              <w:rFonts w:hint="eastAsia"/>
            </w:rPr>
            <w:delText>根据明明</w:delText>
          </w:r>
          <w:r w:rsidDel="00012506">
            <w:delText>的</w:delText>
          </w:r>
          <w:r w:rsidDel="00012506">
            <w:delText>xml</w:delText>
          </w:r>
          <w:r w:rsidDel="00012506">
            <w:rPr>
              <w:rFonts w:hint="eastAsia"/>
            </w:rPr>
            <w:delText>，</w:delText>
          </w:r>
          <w:r w:rsidDel="00012506">
            <w:delText>解析，形成数据结构（</w:delText>
          </w:r>
          <w:r w:rsidDel="00012506">
            <w:rPr>
              <w:rFonts w:hint="eastAsia"/>
            </w:rPr>
            <w:delText>包括</w:delText>
          </w:r>
          <w:r w:rsidDel="00012506">
            <w:delText>几何信息及</w:delText>
          </w:r>
        </w:del>
      </w:ins>
      <w:ins w:id="406" w:author="ertalb" w:date="2014-07-24T07:52:00Z">
        <w:del w:id="407" w:author="zwj mylover" w:date="2014-10-07T22:10:00Z">
          <w:r w:rsidDel="00012506">
            <w:delText>拓扑信息</w:delText>
          </w:r>
        </w:del>
      </w:ins>
      <w:ins w:id="408" w:author="ertalb" w:date="2014-07-24T07:51:00Z">
        <w:del w:id="409" w:author="zwj mylover" w:date="2014-10-07T22:10:00Z">
          <w:r w:rsidDel="00012506">
            <w:delText>）</w:delText>
          </w:r>
        </w:del>
      </w:ins>
    </w:p>
    <w:p w:rsidR="0000579D" w:rsidDel="00012506" w:rsidRDefault="001379AA">
      <w:pPr>
        <w:pStyle w:val="a4"/>
        <w:numPr>
          <w:ilvl w:val="0"/>
          <w:numId w:val="3"/>
        </w:numPr>
        <w:ind w:firstLineChars="0"/>
        <w:rPr>
          <w:ins w:id="410" w:author="ertalb" w:date="2014-07-24T04:26:00Z"/>
          <w:del w:id="411" w:author="zwj mylover" w:date="2014-10-07T22:10:00Z"/>
        </w:rPr>
        <w:pPrChange w:id="412" w:author="ertalb" w:date="2014-08-25T07:15:00Z">
          <w:pPr/>
        </w:pPrChange>
      </w:pPr>
      <w:ins w:id="413" w:author="ertalb" w:date="2014-07-24T04:26:00Z">
        <w:del w:id="414" w:author="zwj mylover" w:date="2014-10-07T22:10:00Z">
          <w:r w:rsidDel="00012506">
            <w:rPr>
              <w:rFonts w:hint="eastAsia"/>
            </w:rPr>
            <w:delText>计算</w:delText>
          </w:r>
        </w:del>
      </w:ins>
      <w:ins w:id="415" w:author="ertalb" w:date="2014-07-24T07:43:00Z">
        <w:del w:id="416" w:author="zwj mylover" w:date="2014-10-07T22:10:00Z">
          <w:r w:rsidR="005E63F3" w:rsidDel="00012506">
            <w:rPr>
              <w:rFonts w:hint="eastAsia"/>
            </w:rPr>
            <w:delText>（低通</w:delText>
          </w:r>
          <w:r w:rsidR="005E63F3" w:rsidDel="00012506">
            <w:delText>滤波计算模态</w:delText>
          </w:r>
          <w:r w:rsidR="005E63F3" w:rsidDel="00012506">
            <w:rPr>
              <w:rFonts w:hint="eastAsia"/>
            </w:rPr>
            <w:delText>、</w:delText>
          </w:r>
          <w:r w:rsidR="005E63F3" w:rsidDel="00012506">
            <w:delText>卡尔曼</w:delText>
          </w:r>
        </w:del>
      </w:ins>
      <w:ins w:id="417" w:author="ertalb" w:date="2014-07-24T07:44:00Z">
        <w:del w:id="418" w:author="zwj mylover" w:date="2014-10-07T22:10:00Z">
          <w:r w:rsidR="005E63F3" w:rsidDel="00012506">
            <w:delText>滤波计算步向、粒子滤波计算轨迹</w:delText>
          </w:r>
        </w:del>
      </w:ins>
      <w:ins w:id="419" w:author="ertalb" w:date="2014-07-24T07:43:00Z">
        <w:del w:id="420" w:author="zwj mylover" w:date="2014-10-07T22:10:00Z">
          <w:r w:rsidR="005E63F3" w:rsidDel="00012506">
            <w:delText>）</w:delText>
          </w:r>
        </w:del>
      </w:ins>
      <w:ins w:id="421" w:author="ertalb" w:date="2014-08-25T07:14:00Z">
        <w:del w:id="422" w:author="zwj mylover" w:date="2014-10-07T22:10:00Z">
          <w:r w:rsidR="0000579D" w:rsidDel="00012506">
            <w:rPr>
              <w:rFonts w:hint="eastAsia"/>
            </w:rPr>
            <w:delText>；</w:delText>
          </w:r>
          <w:r w:rsidR="0000579D" w:rsidDel="00012506">
            <w:delText>计算</w:delText>
          </w:r>
        </w:del>
      </w:ins>
      <w:ins w:id="423" w:author="ertalb" w:date="2014-08-25T07:15:00Z">
        <w:del w:id="424" w:author="zwj mylover" w:date="2014-10-07T22:10:00Z">
          <w:r w:rsidR="0000579D" w:rsidDel="00012506">
            <w:delText>时根据手机传感器类型、</w:delText>
          </w:r>
          <w:r w:rsidR="0000579D" w:rsidDel="00012506">
            <w:delText>wifi AP</w:delText>
          </w:r>
          <w:r w:rsidR="0000579D" w:rsidDel="00012506">
            <w:rPr>
              <w:rFonts w:hint="eastAsia"/>
            </w:rPr>
            <w:delText>的</w:delText>
          </w:r>
          <w:r w:rsidR="0000579D" w:rsidDel="00012506">
            <w:delText>多少灵活处理（</w:delText>
          </w:r>
        </w:del>
      </w:ins>
      <w:ins w:id="425" w:author="ertalb" w:date="2014-08-25T07:16:00Z">
        <w:del w:id="426" w:author="zwj mylover" w:date="2014-10-07T22:10:00Z">
          <w:r w:rsidR="0000579D" w:rsidDel="00012506">
            <w:rPr>
              <w:rFonts w:hint="eastAsia"/>
            </w:rPr>
            <w:delText>只有</w:delText>
          </w:r>
          <w:r w:rsidR="0000579D" w:rsidDel="00012506">
            <w:delText>一个</w:delText>
          </w:r>
          <w:r w:rsidR="0000579D" w:rsidDel="00012506">
            <w:delText>AP</w:delText>
          </w:r>
          <w:r w:rsidR="0000579D" w:rsidDel="00012506">
            <w:delText>、两个</w:delText>
          </w:r>
          <w:r w:rsidR="0000579D" w:rsidDel="00012506">
            <w:delText>AP</w:delText>
          </w:r>
          <w:r w:rsidR="0000579D" w:rsidDel="00012506">
            <w:delText>、三个</w:delText>
          </w:r>
          <w:r w:rsidR="0000579D" w:rsidDel="00012506">
            <w:rPr>
              <w:rFonts w:hint="eastAsia"/>
            </w:rPr>
            <w:delText>或</w:delText>
          </w:r>
          <w:r w:rsidR="0000579D" w:rsidDel="00012506">
            <w:delText>三个以上</w:delText>
          </w:r>
          <w:r w:rsidR="0000579D" w:rsidDel="00012506">
            <w:delText>AP</w:delText>
          </w:r>
        </w:del>
      </w:ins>
      <w:ins w:id="427" w:author="ertalb" w:date="2014-08-25T07:15:00Z">
        <w:del w:id="428" w:author="zwj mylover" w:date="2014-10-07T22:10:00Z">
          <w:r w:rsidR="0000579D" w:rsidDel="00012506">
            <w:delText>）</w:delText>
          </w:r>
        </w:del>
      </w:ins>
    </w:p>
    <w:p w:rsidR="001379AA" w:rsidDel="00012506" w:rsidRDefault="001379AA">
      <w:pPr>
        <w:pStyle w:val="a4"/>
        <w:numPr>
          <w:ilvl w:val="0"/>
          <w:numId w:val="3"/>
        </w:numPr>
        <w:ind w:firstLineChars="0"/>
        <w:rPr>
          <w:ins w:id="429" w:author="ertalb" w:date="2014-07-24T04:27:00Z"/>
          <w:del w:id="430" w:author="zwj mylover" w:date="2014-10-07T22:10:00Z"/>
        </w:rPr>
        <w:pPrChange w:id="431" w:author="ertalb" w:date="2014-07-24T04:26:00Z">
          <w:pPr/>
        </w:pPrChange>
      </w:pPr>
      <w:ins w:id="432" w:author="ertalb" w:date="2014-07-24T04:26:00Z">
        <w:del w:id="433" w:author="zwj mylover" w:date="2014-10-07T22:10:00Z">
          <w:r w:rsidDel="00012506">
            <w:rPr>
              <w:rFonts w:hint="eastAsia"/>
            </w:rPr>
            <w:delText>创建</w:delText>
          </w:r>
          <w:r w:rsidDel="00012506">
            <w:delText>定位信息</w:delText>
          </w:r>
        </w:del>
      </w:ins>
      <w:ins w:id="434" w:author="ertalb" w:date="2014-07-24T04:27:00Z">
        <w:del w:id="435" w:author="zwj mylover" w:date="2014-10-07T22:10:00Z">
          <w:r w:rsidDel="00012506">
            <w:delText>队列以方便客户端读取</w:delText>
          </w:r>
        </w:del>
      </w:ins>
    </w:p>
    <w:p w:rsidR="001379AA" w:rsidDel="00012506" w:rsidRDefault="001379AA">
      <w:pPr>
        <w:pStyle w:val="a4"/>
        <w:numPr>
          <w:ilvl w:val="0"/>
          <w:numId w:val="3"/>
        </w:numPr>
        <w:ind w:firstLineChars="0"/>
        <w:rPr>
          <w:ins w:id="436" w:author="ertalb" w:date="2014-07-24T04:27:00Z"/>
          <w:del w:id="437" w:author="zwj mylover" w:date="2014-10-07T22:10:00Z"/>
        </w:rPr>
        <w:pPrChange w:id="438" w:author="ertalb" w:date="2014-07-24T04:26:00Z">
          <w:pPr/>
        </w:pPrChange>
      </w:pPr>
      <w:ins w:id="439" w:author="ertalb" w:date="2014-07-24T04:27:00Z">
        <w:del w:id="440" w:author="zwj mylover" w:date="2014-10-07T22:10:00Z">
          <w:r w:rsidDel="00012506">
            <w:rPr>
              <w:rFonts w:hint="eastAsia"/>
            </w:rPr>
            <w:delText>调用</w:delText>
          </w:r>
          <w:r w:rsidDel="00012506">
            <w:delText>函数通知客户端位置信息队列的</w:delText>
          </w:r>
          <w:r w:rsidDel="00012506">
            <w:rPr>
              <w:rFonts w:hint="eastAsia"/>
            </w:rPr>
            <w:delText>位置</w:delText>
          </w:r>
        </w:del>
      </w:ins>
    </w:p>
    <w:p w:rsidR="001379AA" w:rsidDel="00012506" w:rsidRDefault="001379AA" w:rsidP="004727D7">
      <w:pPr>
        <w:rPr>
          <w:ins w:id="441" w:author="ertalb" w:date="2014-08-22T21:53:00Z"/>
          <w:del w:id="442" w:author="zwj mylover" w:date="2014-10-07T22:10:00Z"/>
        </w:rPr>
      </w:pPr>
    </w:p>
    <w:p w:rsidR="004727D7" w:rsidRPr="001379AA" w:rsidRDefault="004727D7" w:rsidP="00012506">
      <w:pPr>
        <w:tabs>
          <w:tab w:val="center" w:pos="2511"/>
          <w:tab w:val="right" w:pos="5021"/>
        </w:tabs>
        <w:spacing w:after="203" w:line="259" w:lineRule="auto"/>
        <w:ind w:right="-15"/>
        <w:jc w:val="left"/>
        <w:pPrChange w:id="443" w:author="zwj mylover" w:date="2014-10-07T22:11:00Z">
          <w:pPr/>
        </w:pPrChange>
      </w:pPr>
      <w:ins w:id="444" w:author="ertalb" w:date="2014-08-22T21:53:00Z">
        <w:del w:id="445" w:author="zwj mylover" w:date="2014-10-07T22:10:00Z">
          <w:r w:rsidDel="00012506">
            <w:rPr>
              <w:noProof/>
            </w:rPr>
            <w:drawing>
              <wp:inline distT="0" distB="0" distL="0" distR="0" wp14:anchorId="4CFCC4AB" wp14:editId="1E7A9255">
                <wp:extent cx="5274310" cy="32061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06115"/>
                        </a:xfrm>
                        <a:prstGeom prst="rect">
                          <a:avLst/>
                        </a:prstGeom>
                      </pic:spPr>
                    </pic:pic>
                  </a:graphicData>
                </a:graphic>
              </wp:inline>
            </w:drawing>
          </w:r>
        </w:del>
      </w:ins>
    </w:p>
    <w:sectPr w:rsidR="004727D7" w:rsidRPr="001379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F50" w:rsidRDefault="00DF6F50" w:rsidP="00EF21DA">
      <w:r>
        <w:separator/>
      </w:r>
    </w:p>
  </w:endnote>
  <w:endnote w:type="continuationSeparator" w:id="0">
    <w:p w:rsidR="00DF6F50" w:rsidRDefault="00DF6F50" w:rsidP="00EF2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F50" w:rsidRDefault="00DF6F50" w:rsidP="00EF21DA">
      <w:r>
        <w:separator/>
      </w:r>
    </w:p>
  </w:footnote>
  <w:footnote w:type="continuationSeparator" w:id="0">
    <w:p w:rsidR="00DF6F50" w:rsidRDefault="00DF6F50" w:rsidP="00EF2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F4BB7"/>
    <w:multiLevelType w:val="hybridMultilevel"/>
    <w:tmpl w:val="2D5EB438"/>
    <w:lvl w:ilvl="0" w:tplc="C70CB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B792786"/>
    <w:multiLevelType w:val="hybridMultilevel"/>
    <w:tmpl w:val="4414344E"/>
    <w:lvl w:ilvl="0" w:tplc="128E4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1E433C1"/>
    <w:multiLevelType w:val="hybridMultilevel"/>
    <w:tmpl w:val="48067D06"/>
    <w:lvl w:ilvl="0" w:tplc="8D906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talb">
    <w15:presenceInfo w15:providerId="None" w15:userId="ertalb"/>
  </w15:person>
  <w15:person w15:author="zwj mylover">
    <w15:presenceInfo w15:providerId="Windows Live" w15:userId="b797b2e2a9278d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A6A"/>
    <w:rsid w:val="0000579D"/>
    <w:rsid w:val="00012506"/>
    <w:rsid w:val="00012F4C"/>
    <w:rsid w:val="00053FA2"/>
    <w:rsid w:val="00063140"/>
    <w:rsid w:val="000759FC"/>
    <w:rsid w:val="000E0AF8"/>
    <w:rsid w:val="001379AA"/>
    <w:rsid w:val="001A6C05"/>
    <w:rsid w:val="00211D5D"/>
    <w:rsid w:val="0021345E"/>
    <w:rsid w:val="00241D4B"/>
    <w:rsid w:val="00282D71"/>
    <w:rsid w:val="002B4A16"/>
    <w:rsid w:val="002B6B19"/>
    <w:rsid w:val="002E4614"/>
    <w:rsid w:val="003349A6"/>
    <w:rsid w:val="003D1631"/>
    <w:rsid w:val="004727D7"/>
    <w:rsid w:val="004B1F34"/>
    <w:rsid w:val="00562996"/>
    <w:rsid w:val="00586F6A"/>
    <w:rsid w:val="005D05C5"/>
    <w:rsid w:val="005E63F3"/>
    <w:rsid w:val="005F4500"/>
    <w:rsid w:val="0062739B"/>
    <w:rsid w:val="006A0DB1"/>
    <w:rsid w:val="006E1DB5"/>
    <w:rsid w:val="00720325"/>
    <w:rsid w:val="007242E1"/>
    <w:rsid w:val="0075172B"/>
    <w:rsid w:val="00766403"/>
    <w:rsid w:val="00796D09"/>
    <w:rsid w:val="007975E8"/>
    <w:rsid w:val="007B0436"/>
    <w:rsid w:val="00820C59"/>
    <w:rsid w:val="0083015C"/>
    <w:rsid w:val="008E31C5"/>
    <w:rsid w:val="00914CCB"/>
    <w:rsid w:val="00941DC8"/>
    <w:rsid w:val="009523E0"/>
    <w:rsid w:val="00995A13"/>
    <w:rsid w:val="00995AB1"/>
    <w:rsid w:val="009C5418"/>
    <w:rsid w:val="00A3698B"/>
    <w:rsid w:val="00AA497A"/>
    <w:rsid w:val="00AE09B3"/>
    <w:rsid w:val="00B1709A"/>
    <w:rsid w:val="00B238F7"/>
    <w:rsid w:val="00B4437E"/>
    <w:rsid w:val="00BA1A6A"/>
    <w:rsid w:val="00D63CCC"/>
    <w:rsid w:val="00D77C7D"/>
    <w:rsid w:val="00D9520D"/>
    <w:rsid w:val="00DB28F9"/>
    <w:rsid w:val="00DC5E5E"/>
    <w:rsid w:val="00DF6F50"/>
    <w:rsid w:val="00E073A0"/>
    <w:rsid w:val="00E104BB"/>
    <w:rsid w:val="00E21D69"/>
    <w:rsid w:val="00E251E5"/>
    <w:rsid w:val="00EA1D52"/>
    <w:rsid w:val="00EA2D2F"/>
    <w:rsid w:val="00EF21DA"/>
    <w:rsid w:val="00F356B9"/>
    <w:rsid w:val="00F4543F"/>
    <w:rsid w:val="00FC4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519C5E-F964-442D-894B-1FD94E09B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7203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A1D5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A1D5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86F6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586F6A"/>
    <w:rPr>
      <w:rFonts w:asciiTheme="majorHAnsi" w:eastAsia="宋体" w:hAnsiTheme="majorHAnsi" w:cstheme="majorBidi"/>
      <w:b/>
      <w:bCs/>
      <w:sz w:val="32"/>
      <w:szCs w:val="32"/>
    </w:rPr>
  </w:style>
  <w:style w:type="paragraph" w:styleId="a4">
    <w:name w:val="List Paragraph"/>
    <w:basedOn w:val="a"/>
    <w:uiPriority w:val="34"/>
    <w:qFormat/>
    <w:rsid w:val="00586F6A"/>
    <w:pPr>
      <w:ind w:firstLineChars="200" w:firstLine="420"/>
    </w:pPr>
  </w:style>
  <w:style w:type="paragraph" w:styleId="a5">
    <w:name w:val="header"/>
    <w:basedOn w:val="a"/>
    <w:link w:val="Char0"/>
    <w:uiPriority w:val="99"/>
    <w:unhideWhenUsed/>
    <w:rsid w:val="00EF21D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EF21DA"/>
    <w:rPr>
      <w:sz w:val="18"/>
      <w:szCs w:val="18"/>
    </w:rPr>
  </w:style>
  <w:style w:type="paragraph" w:styleId="a6">
    <w:name w:val="footer"/>
    <w:basedOn w:val="a"/>
    <w:link w:val="Char1"/>
    <w:uiPriority w:val="99"/>
    <w:unhideWhenUsed/>
    <w:rsid w:val="00EF21DA"/>
    <w:pPr>
      <w:tabs>
        <w:tab w:val="center" w:pos="4153"/>
        <w:tab w:val="right" w:pos="8306"/>
      </w:tabs>
      <w:snapToGrid w:val="0"/>
      <w:jc w:val="left"/>
    </w:pPr>
    <w:rPr>
      <w:sz w:val="18"/>
      <w:szCs w:val="18"/>
    </w:rPr>
  </w:style>
  <w:style w:type="character" w:customStyle="1" w:styleId="Char1">
    <w:name w:val="页脚 Char"/>
    <w:basedOn w:val="a0"/>
    <w:link w:val="a6"/>
    <w:uiPriority w:val="99"/>
    <w:rsid w:val="00EF21DA"/>
    <w:rPr>
      <w:sz w:val="18"/>
      <w:szCs w:val="18"/>
    </w:rPr>
  </w:style>
  <w:style w:type="paragraph" w:styleId="a7">
    <w:name w:val="Balloon Text"/>
    <w:basedOn w:val="a"/>
    <w:link w:val="Char2"/>
    <w:uiPriority w:val="99"/>
    <w:semiHidden/>
    <w:unhideWhenUsed/>
    <w:rsid w:val="009523E0"/>
    <w:rPr>
      <w:sz w:val="18"/>
      <w:szCs w:val="18"/>
    </w:rPr>
  </w:style>
  <w:style w:type="character" w:customStyle="1" w:styleId="Char2">
    <w:name w:val="批注框文本 Char"/>
    <w:basedOn w:val="a0"/>
    <w:link w:val="a7"/>
    <w:uiPriority w:val="99"/>
    <w:semiHidden/>
    <w:rsid w:val="009523E0"/>
    <w:rPr>
      <w:sz w:val="18"/>
      <w:szCs w:val="18"/>
    </w:rPr>
  </w:style>
  <w:style w:type="character" w:customStyle="1" w:styleId="2Char">
    <w:name w:val="标题 2 Char"/>
    <w:basedOn w:val="a0"/>
    <w:link w:val="2"/>
    <w:uiPriority w:val="9"/>
    <w:rsid w:val="0072032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A1D52"/>
    <w:rPr>
      <w:b/>
      <w:bCs/>
      <w:sz w:val="32"/>
      <w:szCs w:val="32"/>
    </w:rPr>
  </w:style>
  <w:style w:type="character" w:customStyle="1" w:styleId="4Char">
    <w:name w:val="标题 4 Char"/>
    <w:basedOn w:val="a0"/>
    <w:link w:val="4"/>
    <w:uiPriority w:val="9"/>
    <w:rsid w:val="00EA1D5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microsoft.com/office/2011/relationships/people" Target="people.xml"/></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diagrams/_rels/data2.xml.rels><?xml version="1.0" encoding="UTF-8" standalone="yes"?>
<Relationships xmlns="http://schemas.openxmlformats.org/package/2006/relationships"><Relationship Id="rId1" Type="http://schemas.openxmlformats.org/officeDocument/2006/relationships/image" Target="../media/image4.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A2E92D-5D5B-4D72-BE1D-A72F8D07C5A2}"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zh-CN" altLang="en-US"/>
        </a:p>
      </dgm:t>
    </dgm:pt>
    <dgm:pt modelId="{6BA1F641-0655-4ECD-9669-2F5D12050594}">
      <dgm:prSet phldrT="[文本]"/>
      <dgm:spPr/>
      <dgm:t>
        <a:bodyPr/>
        <a:lstStyle/>
        <a:p>
          <a:r>
            <a:rPr lang="en-US" altLang="zh-CN"/>
            <a:t>build</a:t>
          </a:r>
          <a:endParaRPr lang="zh-CN" altLang="en-US"/>
        </a:p>
      </dgm:t>
    </dgm:pt>
    <dgm:pt modelId="{A6FE9483-7371-4B31-83F7-64D83B70D821}" type="parTrans" cxnId="{E675AA87-1988-4062-982F-4974697E5EC3}">
      <dgm:prSet/>
      <dgm:spPr/>
      <dgm:t>
        <a:bodyPr/>
        <a:lstStyle/>
        <a:p>
          <a:endParaRPr lang="zh-CN" altLang="en-US"/>
        </a:p>
      </dgm:t>
    </dgm:pt>
    <dgm:pt modelId="{100246C3-44AF-4A95-AF41-6262A4BB4B46}" type="sibTrans" cxnId="{E675AA87-1988-4062-982F-4974697E5EC3}">
      <dgm:prSet/>
      <dgm:spPr/>
      <dgm:t>
        <a:bodyPr/>
        <a:lstStyle/>
        <a:p>
          <a:endParaRPr lang="zh-CN" altLang="en-US"/>
        </a:p>
      </dgm:t>
    </dgm:pt>
    <dgm:pt modelId="{D1D22F86-76FD-420B-AC5E-770EE2ED372F}">
      <dgm:prSet phldrT="[文本]"/>
      <dgm:spPr/>
      <dgm:t>
        <a:bodyPr/>
        <a:lstStyle/>
        <a:p>
          <a:r>
            <a:rPr lang="en-US" altLang="zh-CN"/>
            <a:t>floor1</a:t>
          </a:r>
          <a:endParaRPr lang="zh-CN" altLang="en-US"/>
        </a:p>
      </dgm:t>
    </dgm:pt>
    <dgm:pt modelId="{0E024346-CD01-4016-A980-3766E1D01438}" type="parTrans" cxnId="{CD459734-AD01-402F-8BCB-83DED35FA2D3}">
      <dgm:prSet/>
      <dgm:spPr/>
      <dgm:t>
        <a:bodyPr/>
        <a:lstStyle/>
        <a:p>
          <a:endParaRPr lang="zh-CN" altLang="en-US"/>
        </a:p>
      </dgm:t>
    </dgm:pt>
    <dgm:pt modelId="{2D884722-ECE8-466A-81E1-48F010C09AFB}" type="sibTrans" cxnId="{CD459734-AD01-402F-8BCB-83DED35FA2D3}">
      <dgm:prSet/>
      <dgm:spPr/>
      <dgm:t>
        <a:bodyPr/>
        <a:lstStyle/>
        <a:p>
          <a:endParaRPr lang="zh-CN" altLang="en-US"/>
        </a:p>
      </dgm:t>
    </dgm:pt>
    <dgm:pt modelId="{5E4DD6C2-32C1-4F8E-AFD2-C8AF71113805}">
      <dgm:prSet phldrT="[文本]"/>
      <dgm:spPr/>
      <dgm:t>
        <a:bodyPr/>
        <a:lstStyle/>
        <a:p>
          <a:r>
            <a:rPr lang="en-US" altLang="zh-CN"/>
            <a:t>room1</a:t>
          </a:r>
          <a:endParaRPr lang="zh-CN" altLang="en-US"/>
        </a:p>
      </dgm:t>
    </dgm:pt>
    <dgm:pt modelId="{CDCB033D-7B88-4F35-BC43-4047A8752305}" type="parTrans" cxnId="{3FFA2DAD-099A-415E-9ED4-8BF43659EE99}">
      <dgm:prSet/>
      <dgm:spPr/>
      <dgm:t>
        <a:bodyPr/>
        <a:lstStyle/>
        <a:p>
          <a:endParaRPr lang="zh-CN" altLang="en-US"/>
        </a:p>
      </dgm:t>
    </dgm:pt>
    <dgm:pt modelId="{1EC7DE3D-EE1C-428E-B22D-AE0A223486A6}" type="sibTrans" cxnId="{3FFA2DAD-099A-415E-9ED4-8BF43659EE99}">
      <dgm:prSet/>
      <dgm:spPr/>
      <dgm:t>
        <a:bodyPr/>
        <a:lstStyle/>
        <a:p>
          <a:endParaRPr lang="zh-CN" altLang="en-US"/>
        </a:p>
      </dgm:t>
    </dgm:pt>
    <dgm:pt modelId="{ADA88D87-AC9F-47AE-AA38-6FB3FFD09EE0}">
      <dgm:prSet phldrT="[文本]"/>
      <dgm:spPr/>
      <dgm:t>
        <a:bodyPr/>
        <a:lstStyle/>
        <a:p>
          <a:r>
            <a:rPr lang="en-US" altLang="zh-CN"/>
            <a:t>room2</a:t>
          </a:r>
          <a:endParaRPr lang="zh-CN" altLang="en-US"/>
        </a:p>
      </dgm:t>
    </dgm:pt>
    <dgm:pt modelId="{1B4F3F5A-E0A0-4FA2-B2E4-3EE7797DF56B}" type="parTrans" cxnId="{16DF0BC3-DC4D-4707-B301-17454CED77CC}">
      <dgm:prSet/>
      <dgm:spPr/>
      <dgm:t>
        <a:bodyPr/>
        <a:lstStyle/>
        <a:p>
          <a:endParaRPr lang="zh-CN" altLang="en-US"/>
        </a:p>
      </dgm:t>
    </dgm:pt>
    <dgm:pt modelId="{9D97919F-9DD2-49BC-A7B9-3C077FC6715A}" type="sibTrans" cxnId="{16DF0BC3-DC4D-4707-B301-17454CED77CC}">
      <dgm:prSet/>
      <dgm:spPr/>
      <dgm:t>
        <a:bodyPr/>
        <a:lstStyle/>
        <a:p>
          <a:endParaRPr lang="zh-CN" altLang="en-US"/>
        </a:p>
      </dgm:t>
    </dgm:pt>
    <dgm:pt modelId="{FA2CB1F2-ED5D-4B1E-A274-9694CD3E81E3}">
      <dgm:prSet phldrT="[文本]"/>
      <dgm:spPr/>
      <dgm:t>
        <a:bodyPr/>
        <a:lstStyle/>
        <a:p>
          <a:r>
            <a:rPr lang="en-US" altLang="zh-CN"/>
            <a:t>floor2</a:t>
          </a:r>
          <a:endParaRPr lang="zh-CN" altLang="en-US"/>
        </a:p>
      </dgm:t>
    </dgm:pt>
    <dgm:pt modelId="{A5A7928E-0215-4CFC-BB6E-7E12AC963C34}" type="parTrans" cxnId="{41BEB42D-2286-49BF-AD64-9364521C6DDA}">
      <dgm:prSet/>
      <dgm:spPr/>
      <dgm:t>
        <a:bodyPr/>
        <a:lstStyle/>
        <a:p>
          <a:endParaRPr lang="zh-CN" altLang="en-US"/>
        </a:p>
      </dgm:t>
    </dgm:pt>
    <dgm:pt modelId="{827669B5-B177-46C1-8707-828418BF1C75}" type="sibTrans" cxnId="{41BEB42D-2286-49BF-AD64-9364521C6DDA}">
      <dgm:prSet/>
      <dgm:spPr/>
      <dgm:t>
        <a:bodyPr/>
        <a:lstStyle/>
        <a:p>
          <a:endParaRPr lang="zh-CN" altLang="en-US"/>
        </a:p>
      </dgm:t>
    </dgm:pt>
    <dgm:pt modelId="{3C17FCE1-672E-41E9-94F5-05C09AEB5D89}">
      <dgm:prSet phldrT="[文本]"/>
      <dgm:spPr/>
      <dgm:t>
        <a:bodyPr/>
        <a:lstStyle/>
        <a:p>
          <a:r>
            <a:rPr lang="en-US" altLang="zh-CN"/>
            <a:t>room3</a:t>
          </a:r>
          <a:endParaRPr lang="zh-CN" altLang="en-US"/>
        </a:p>
      </dgm:t>
    </dgm:pt>
    <dgm:pt modelId="{FFF78527-E898-4C2E-85AD-90B68E9157EE}" type="parTrans" cxnId="{071B2570-42E2-42E7-B837-1D4239929CF7}">
      <dgm:prSet/>
      <dgm:spPr/>
      <dgm:t>
        <a:bodyPr/>
        <a:lstStyle/>
        <a:p>
          <a:endParaRPr lang="zh-CN" altLang="en-US"/>
        </a:p>
      </dgm:t>
    </dgm:pt>
    <dgm:pt modelId="{D7B7DAC0-29D0-4CC4-BB67-1F5FE4006CA9}" type="sibTrans" cxnId="{071B2570-42E2-42E7-B837-1D4239929CF7}">
      <dgm:prSet/>
      <dgm:spPr/>
      <dgm:t>
        <a:bodyPr/>
        <a:lstStyle/>
        <a:p>
          <a:endParaRPr lang="zh-CN" altLang="en-US"/>
        </a:p>
      </dgm:t>
    </dgm:pt>
    <dgm:pt modelId="{220FFC5B-5CB7-4B62-AEEA-FB86B2D20C06}">
      <dgm:prSet/>
      <dgm:spPr/>
      <dgm:t>
        <a:bodyPr/>
        <a:lstStyle/>
        <a:p>
          <a:r>
            <a:rPr lang="en-US" altLang="zh-CN"/>
            <a:t>room4</a:t>
          </a:r>
          <a:endParaRPr lang="zh-CN" altLang="en-US"/>
        </a:p>
      </dgm:t>
    </dgm:pt>
    <dgm:pt modelId="{5190D059-FA9B-4CCF-8BFF-A3FB4BD6FB2A}" type="parTrans" cxnId="{8CDEDED0-EADA-4219-A367-29B66039EFE4}">
      <dgm:prSet/>
      <dgm:spPr/>
      <dgm:t>
        <a:bodyPr/>
        <a:lstStyle/>
        <a:p>
          <a:endParaRPr lang="zh-CN" altLang="en-US"/>
        </a:p>
      </dgm:t>
    </dgm:pt>
    <dgm:pt modelId="{3CC4785B-8AF5-43DD-A8AB-326AD3759CBD}" type="sibTrans" cxnId="{8CDEDED0-EADA-4219-A367-29B66039EFE4}">
      <dgm:prSet/>
      <dgm:spPr/>
      <dgm:t>
        <a:bodyPr/>
        <a:lstStyle/>
        <a:p>
          <a:endParaRPr lang="zh-CN" altLang="en-US"/>
        </a:p>
      </dgm:t>
    </dgm:pt>
    <dgm:pt modelId="{8A7D3B82-0F1B-41EE-ACAA-C21E938A84E3}">
      <dgm:prSet/>
      <dgm:spPr/>
      <dgm:t>
        <a:bodyPr/>
        <a:lstStyle/>
        <a:p>
          <a:r>
            <a:rPr lang="en-US" altLang="zh-CN"/>
            <a:t>passageway1</a:t>
          </a:r>
          <a:endParaRPr lang="zh-CN" altLang="en-US"/>
        </a:p>
      </dgm:t>
    </dgm:pt>
    <dgm:pt modelId="{D3A2EA97-E986-4D35-86D1-9AAFF77A9F08}" type="parTrans" cxnId="{CCBC993C-9C3E-4A60-9A17-607CAEBB9D9D}">
      <dgm:prSet/>
      <dgm:spPr/>
      <dgm:t>
        <a:bodyPr/>
        <a:lstStyle/>
        <a:p>
          <a:endParaRPr lang="zh-CN" altLang="en-US"/>
        </a:p>
      </dgm:t>
    </dgm:pt>
    <dgm:pt modelId="{AFC6F3F2-4741-4CED-91BF-3891031DB6F5}" type="sibTrans" cxnId="{CCBC993C-9C3E-4A60-9A17-607CAEBB9D9D}">
      <dgm:prSet/>
      <dgm:spPr/>
      <dgm:t>
        <a:bodyPr/>
        <a:lstStyle/>
        <a:p>
          <a:endParaRPr lang="zh-CN" altLang="en-US"/>
        </a:p>
      </dgm:t>
    </dgm:pt>
    <dgm:pt modelId="{4A1BE011-F3FD-4EEA-AEB1-443F1C7C5A59}" type="pres">
      <dgm:prSet presAssocID="{93A2E92D-5D5B-4D72-BE1D-A72F8D07C5A2}" presName="hierChild1" presStyleCnt="0">
        <dgm:presLayoutVars>
          <dgm:chPref val="1"/>
          <dgm:dir/>
          <dgm:animOne val="branch"/>
          <dgm:animLvl val="lvl"/>
          <dgm:resizeHandles/>
        </dgm:presLayoutVars>
      </dgm:prSet>
      <dgm:spPr/>
      <dgm:t>
        <a:bodyPr/>
        <a:lstStyle/>
        <a:p>
          <a:endParaRPr lang="zh-CN" altLang="en-US"/>
        </a:p>
      </dgm:t>
    </dgm:pt>
    <dgm:pt modelId="{FAD14B7C-B110-4D99-ADF1-5DD7A6C2E959}" type="pres">
      <dgm:prSet presAssocID="{6BA1F641-0655-4ECD-9669-2F5D12050594}" presName="hierRoot1" presStyleCnt="0"/>
      <dgm:spPr/>
    </dgm:pt>
    <dgm:pt modelId="{09E31E70-DD76-4CF3-914D-F60AEC270FA4}" type="pres">
      <dgm:prSet presAssocID="{6BA1F641-0655-4ECD-9669-2F5D12050594}" presName="composite" presStyleCnt="0"/>
      <dgm:spPr/>
    </dgm:pt>
    <dgm:pt modelId="{8ACA5E2A-BBF0-4784-8F58-C6253C23F661}" type="pres">
      <dgm:prSet presAssocID="{6BA1F641-0655-4ECD-9669-2F5D12050594}" presName="image" presStyleLbl="node0" presStyleIdx="0" presStyleCnt="1"/>
      <dgm:spPr>
        <a:blipFill rotWithShape="1">
          <a:blip xmlns:r="http://schemas.openxmlformats.org/officeDocument/2006/relationships" r:embed="rId1"/>
          <a:stretch>
            <a:fillRect/>
          </a:stretch>
        </a:blipFill>
      </dgm:spPr>
    </dgm:pt>
    <dgm:pt modelId="{C8310682-2655-4A24-9184-6A1803B394E0}" type="pres">
      <dgm:prSet presAssocID="{6BA1F641-0655-4ECD-9669-2F5D12050594}" presName="text" presStyleLbl="revTx" presStyleIdx="0" presStyleCnt="8">
        <dgm:presLayoutVars>
          <dgm:chPref val="3"/>
        </dgm:presLayoutVars>
      </dgm:prSet>
      <dgm:spPr/>
      <dgm:t>
        <a:bodyPr/>
        <a:lstStyle/>
        <a:p>
          <a:endParaRPr lang="zh-CN" altLang="en-US"/>
        </a:p>
      </dgm:t>
    </dgm:pt>
    <dgm:pt modelId="{71BECD4D-1329-45DA-8B39-93B5C358E9A7}" type="pres">
      <dgm:prSet presAssocID="{6BA1F641-0655-4ECD-9669-2F5D12050594}" presName="hierChild2" presStyleCnt="0"/>
      <dgm:spPr/>
    </dgm:pt>
    <dgm:pt modelId="{54679E12-21FE-43DE-86D7-BC4FB45FDB86}" type="pres">
      <dgm:prSet presAssocID="{0E024346-CD01-4016-A980-3766E1D01438}" presName="Name10" presStyleLbl="parChTrans1D2" presStyleIdx="0" presStyleCnt="2"/>
      <dgm:spPr/>
      <dgm:t>
        <a:bodyPr/>
        <a:lstStyle/>
        <a:p>
          <a:endParaRPr lang="zh-CN" altLang="en-US"/>
        </a:p>
      </dgm:t>
    </dgm:pt>
    <dgm:pt modelId="{C720193F-2C76-4609-9479-BD4E8FE19651}" type="pres">
      <dgm:prSet presAssocID="{D1D22F86-76FD-420B-AC5E-770EE2ED372F}" presName="hierRoot2" presStyleCnt="0"/>
      <dgm:spPr/>
    </dgm:pt>
    <dgm:pt modelId="{E521D7F9-1099-486D-80B7-FA2E630892AC}" type="pres">
      <dgm:prSet presAssocID="{D1D22F86-76FD-420B-AC5E-770EE2ED372F}" presName="composite2" presStyleCnt="0"/>
      <dgm:spPr/>
    </dgm:pt>
    <dgm:pt modelId="{67388623-C6A9-48A6-A3EB-BB5B744F614D}" type="pres">
      <dgm:prSet presAssocID="{D1D22F86-76FD-420B-AC5E-770EE2ED372F}" presName="image2" presStyleLbl="node2" presStyleIdx="0" presStyleCnt="2"/>
      <dgm:spPr>
        <a:blipFill rotWithShape="1">
          <a:blip xmlns:r="http://schemas.openxmlformats.org/officeDocument/2006/relationships" r:embed="rId1"/>
          <a:stretch>
            <a:fillRect/>
          </a:stretch>
        </a:blipFill>
      </dgm:spPr>
    </dgm:pt>
    <dgm:pt modelId="{1AF919D6-76B7-485E-89C9-E8B7E89D516A}" type="pres">
      <dgm:prSet presAssocID="{D1D22F86-76FD-420B-AC5E-770EE2ED372F}" presName="text2" presStyleLbl="revTx" presStyleIdx="1" presStyleCnt="8">
        <dgm:presLayoutVars>
          <dgm:chPref val="3"/>
        </dgm:presLayoutVars>
      </dgm:prSet>
      <dgm:spPr/>
      <dgm:t>
        <a:bodyPr/>
        <a:lstStyle/>
        <a:p>
          <a:endParaRPr lang="zh-CN" altLang="en-US"/>
        </a:p>
      </dgm:t>
    </dgm:pt>
    <dgm:pt modelId="{0CA9CF70-FC6A-4928-B026-7E4B6F7DA647}" type="pres">
      <dgm:prSet presAssocID="{D1D22F86-76FD-420B-AC5E-770EE2ED372F}" presName="hierChild3" presStyleCnt="0"/>
      <dgm:spPr/>
    </dgm:pt>
    <dgm:pt modelId="{7EE36DD0-A304-4FDC-BC0E-E8A815D7D3EC}" type="pres">
      <dgm:prSet presAssocID="{CDCB033D-7B88-4F35-BC43-4047A8752305}" presName="Name17" presStyleLbl="parChTrans1D3" presStyleIdx="0" presStyleCnt="5"/>
      <dgm:spPr/>
      <dgm:t>
        <a:bodyPr/>
        <a:lstStyle/>
        <a:p>
          <a:endParaRPr lang="zh-CN" altLang="en-US"/>
        </a:p>
      </dgm:t>
    </dgm:pt>
    <dgm:pt modelId="{352D8465-DCDB-4B15-9382-DBA43210A764}" type="pres">
      <dgm:prSet presAssocID="{5E4DD6C2-32C1-4F8E-AFD2-C8AF71113805}" presName="hierRoot3" presStyleCnt="0"/>
      <dgm:spPr/>
    </dgm:pt>
    <dgm:pt modelId="{28454A99-3B42-4FFA-92F7-BA86E993D190}" type="pres">
      <dgm:prSet presAssocID="{5E4DD6C2-32C1-4F8E-AFD2-C8AF71113805}" presName="composite3" presStyleCnt="0"/>
      <dgm:spPr/>
    </dgm:pt>
    <dgm:pt modelId="{81BA38C3-9B77-479A-AA76-D4919A496402}" type="pres">
      <dgm:prSet presAssocID="{5E4DD6C2-32C1-4F8E-AFD2-C8AF71113805}" presName="image3" presStyleLbl="node3" presStyleIdx="0" presStyleCnt="5"/>
      <dgm:spPr>
        <a:blipFill rotWithShape="1">
          <a:blip xmlns:r="http://schemas.openxmlformats.org/officeDocument/2006/relationships" r:embed="rId1"/>
          <a:stretch>
            <a:fillRect/>
          </a:stretch>
        </a:blipFill>
      </dgm:spPr>
    </dgm:pt>
    <dgm:pt modelId="{CC99390E-7F84-40C2-907B-07CC0C17243A}" type="pres">
      <dgm:prSet presAssocID="{5E4DD6C2-32C1-4F8E-AFD2-C8AF71113805}" presName="text3" presStyleLbl="revTx" presStyleIdx="2" presStyleCnt="8">
        <dgm:presLayoutVars>
          <dgm:chPref val="3"/>
        </dgm:presLayoutVars>
      </dgm:prSet>
      <dgm:spPr/>
      <dgm:t>
        <a:bodyPr/>
        <a:lstStyle/>
        <a:p>
          <a:endParaRPr lang="zh-CN" altLang="en-US"/>
        </a:p>
      </dgm:t>
    </dgm:pt>
    <dgm:pt modelId="{0854FFAA-5DDD-4368-A4F6-A289BE4A4522}" type="pres">
      <dgm:prSet presAssocID="{5E4DD6C2-32C1-4F8E-AFD2-C8AF71113805}" presName="hierChild4" presStyleCnt="0"/>
      <dgm:spPr/>
    </dgm:pt>
    <dgm:pt modelId="{A0B5465E-6860-41DE-90CC-0D72915689BA}" type="pres">
      <dgm:prSet presAssocID="{1B4F3F5A-E0A0-4FA2-B2E4-3EE7797DF56B}" presName="Name17" presStyleLbl="parChTrans1D3" presStyleIdx="1" presStyleCnt="5"/>
      <dgm:spPr/>
      <dgm:t>
        <a:bodyPr/>
        <a:lstStyle/>
        <a:p>
          <a:endParaRPr lang="zh-CN" altLang="en-US"/>
        </a:p>
      </dgm:t>
    </dgm:pt>
    <dgm:pt modelId="{5B4F2C6B-1F8D-4EBC-A8AA-6D98CA34A116}" type="pres">
      <dgm:prSet presAssocID="{ADA88D87-AC9F-47AE-AA38-6FB3FFD09EE0}" presName="hierRoot3" presStyleCnt="0"/>
      <dgm:spPr/>
    </dgm:pt>
    <dgm:pt modelId="{F5A14ED0-8AA6-4D98-8588-4B254C547866}" type="pres">
      <dgm:prSet presAssocID="{ADA88D87-AC9F-47AE-AA38-6FB3FFD09EE0}" presName="composite3" presStyleCnt="0"/>
      <dgm:spPr/>
    </dgm:pt>
    <dgm:pt modelId="{07D541FB-A5B7-4106-AE30-DDFCC056F66E}" type="pres">
      <dgm:prSet presAssocID="{ADA88D87-AC9F-47AE-AA38-6FB3FFD09EE0}" presName="image3" presStyleLbl="node3" presStyleIdx="1" presStyleCnt="5" custLinFactNeighborX="-26446"/>
      <dgm:spPr>
        <a:blipFill rotWithShape="1">
          <a:blip xmlns:r="http://schemas.openxmlformats.org/officeDocument/2006/relationships" r:embed="rId1"/>
          <a:stretch>
            <a:fillRect/>
          </a:stretch>
        </a:blipFill>
      </dgm:spPr>
    </dgm:pt>
    <dgm:pt modelId="{0DBC0CE2-0018-4580-A14B-F31DDE5D0CD1}" type="pres">
      <dgm:prSet presAssocID="{ADA88D87-AC9F-47AE-AA38-6FB3FFD09EE0}" presName="text3" presStyleLbl="revTx" presStyleIdx="3" presStyleCnt="8">
        <dgm:presLayoutVars>
          <dgm:chPref val="3"/>
        </dgm:presLayoutVars>
      </dgm:prSet>
      <dgm:spPr/>
      <dgm:t>
        <a:bodyPr/>
        <a:lstStyle/>
        <a:p>
          <a:endParaRPr lang="zh-CN" altLang="en-US"/>
        </a:p>
      </dgm:t>
    </dgm:pt>
    <dgm:pt modelId="{DEBC5446-66F8-4103-9FB5-2EA7FBF9CA57}" type="pres">
      <dgm:prSet presAssocID="{ADA88D87-AC9F-47AE-AA38-6FB3FFD09EE0}" presName="hierChild4" presStyleCnt="0"/>
      <dgm:spPr/>
    </dgm:pt>
    <dgm:pt modelId="{37A68733-4444-4368-A2B1-463B4BD435BF}" type="pres">
      <dgm:prSet presAssocID="{D3A2EA97-E986-4D35-86D1-9AAFF77A9F08}" presName="Name17" presStyleLbl="parChTrans1D3" presStyleIdx="2" presStyleCnt="5"/>
      <dgm:spPr/>
      <dgm:t>
        <a:bodyPr/>
        <a:lstStyle/>
        <a:p>
          <a:endParaRPr lang="zh-CN" altLang="en-US"/>
        </a:p>
      </dgm:t>
    </dgm:pt>
    <dgm:pt modelId="{8439F985-DC22-41FD-BC00-04BC64FEA214}" type="pres">
      <dgm:prSet presAssocID="{8A7D3B82-0F1B-41EE-ACAA-C21E938A84E3}" presName="hierRoot3" presStyleCnt="0"/>
      <dgm:spPr/>
    </dgm:pt>
    <dgm:pt modelId="{D7CA69B0-D8E6-41AE-85D0-556865B3354C}" type="pres">
      <dgm:prSet presAssocID="{8A7D3B82-0F1B-41EE-ACAA-C21E938A84E3}" presName="composite3" presStyleCnt="0"/>
      <dgm:spPr/>
    </dgm:pt>
    <dgm:pt modelId="{366F506A-E37D-4B7F-9E19-90D51F186934}" type="pres">
      <dgm:prSet presAssocID="{8A7D3B82-0F1B-41EE-ACAA-C21E938A84E3}" presName="image3" presStyleLbl="node3" presStyleIdx="2" presStyleCnt="5"/>
      <dgm:spPr>
        <a:blipFill rotWithShape="1">
          <a:blip xmlns:r="http://schemas.openxmlformats.org/officeDocument/2006/relationships" r:embed="rId2"/>
          <a:stretch>
            <a:fillRect/>
          </a:stretch>
        </a:blipFill>
      </dgm:spPr>
    </dgm:pt>
    <dgm:pt modelId="{EEFD2F01-1E8B-4474-94B4-11E330CF71EE}" type="pres">
      <dgm:prSet presAssocID="{8A7D3B82-0F1B-41EE-ACAA-C21E938A84E3}" presName="text3" presStyleLbl="revTx" presStyleIdx="4" presStyleCnt="8">
        <dgm:presLayoutVars>
          <dgm:chPref val="3"/>
        </dgm:presLayoutVars>
      </dgm:prSet>
      <dgm:spPr/>
      <dgm:t>
        <a:bodyPr/>
        <a:lstStyle/>
        <a:p>
          <a:endParaRPr lang="zh-CN" altLang="en-US"/>
        </a:p>
      </dgm:t>
    </dgm:pt>
    <dgm:pt modelId="{BCA20BD6-47B2-4748-B3C4-346247AB1C12}" type="pres">
      <dgm:prSet presAssocID="{8A7D3B82-0F1B-41EE-ACAA-C21E938A84E3}" presName="hierChild4" presStyleCnt="0"/>
      <dgm:spPr/>
    </dgm:pt>
    <dgm:pt modelId="{44CDD484-1C46-448A-84F7-7A58F033EAE9}" type="pres">
      <dgm:prSet presAssocID="{A5A7928E-0215-4CFC-BB6E-7E12AC963C34}" presName="Name10" presStyleLbl="parChTrans1D2" presStyleIdx="1" presStyleCnt="2"/>
      <dgm:spPr/>
      <dgm:t>
        <a:bodyPr/>
        <a:lstStyle/>
        <a:p>
          <a:endParaRPr lang="zh-CN" altLang="en-US"/>
        </a:p>
      </dgm:t>
    </dgm:pt>
    <dgm:pt modelId="{E5E349AE-1FED-4F25-AE46-7FC35D9731FD}" type="pres">
      <dgm:prSet presAssocID="{FA2CB1F2-ED5D-4B1E-A274-9694CD3E81E3}" presName="hierRoot2" presStyleCnt="0"/>
      <dgm:spPr/>
    </dgm:pt>
    <dgm:pt modelId="{882B221A-F024-4DEA-B186-0DCD8627D82E}" type="pres">
      <dgm:prSet presAssocID="{FA2CB1F2-ED5D-4B1E-A274-9694CD3E81E3}" presName="composite2" presStyleCnt="0"/>
      <dgm:spPr/>
    </dgm:pt>
    <dgm:pt modelId="{571047F3-8647-4EC5-B057-8C2D6B769379}" type="pres">
      <dgm:prSet presAssocID="{FA2CB1F2-ED5D-4B1E-A274-9694CD3E81E3}" presName="image2" presStyleLbl="node2" presStyleIdx="1" presStyleCnt="2"/>
      <dgm:spPr>
        <a:blipFill rotWithShape="1">
          <a:blip xmlns:r="http://schemas.openxmlformats.org/officeDocument/2006/relationships" r:embed="rId3"/>
          <a:stretch>
            <a:fillRect/>
          </a:stretch>
        </a:blipFill>
      </dgm:spPr>
      <dgm:t>
        <a:bodyPr/>
        <a:lstStyle/>
        <a:p>
          <a:endParaRPr lang="zh-CN" altLang="en-US"/>
        </a:p>
      </dgm:t>
    </dgm:pt>
    <dgm:pt modelId="{443A1866-9E36-417A-B926-40E62453F886}" type="pres">
      <dgm:prSet presAssocID="{FA2CB1F2-ED5D-4B1E-A274-9694CD3E81E3}" presName="text2" presStyleLbl="revTx" presStyleIdx="5" presStyleCnt="8">
        <dgm:presLayoutVars>
          <dgm:chPref val="3"/>
        </dgm:presLayoutVars>
      </dgm:prSet>
      <dgm:spPr/>
      <dgm:t>
        <a:bodyPr/>
        <a:lstStyle/>
        <a:p>
          <a:endParaRPr lang="zh-CN" altLang="en-US"/>
        </a:p>
      </dgm:t>
    </dgm:pt>
    <dgm:pt modelId="{6108F052-B42A-4039-B58F-94F201F657FE}" type="pres">
      <dgm:prSet presAssocID="{FA2CB1F2-ED5D-4B1E-A274-9694CD3E81E3}" presName="hierChild3" presStyleCnt="0"/>
      <dgm:spPr/>
    </dgm:pt>
    <dgm:pt modelId="{7E68EE2B-B07F-4F6B-BBD9-3D1D8ECD89EA}" type="pres">
      <dgm:prSet presAssocID="{FFF78527-E898-4C2E-85AD-90B68E9157EE}" presName="Name17" presStyleLbl="parChTrans1D3" presStyleIdx="3" presStyleCnt="5"/>
      <dgm:spPr/>
      <dgm:t>
        <a:bodyPr/>
        <a:lstStyle/>
        <a:p>
          <a:endParaRPr lang="zh-CN" altLang="en-US"/>
        </a:p>
      </dgm:t>
    </dgm:pt>
    <dgm:pt modelId="{9D5CD268-0931-4901-B823-200247A85A1D}" type="pres">
      <dgm:prSet presAssocID="{3C17FCE1-672E-41E9-94F5-05C09AEB5D89}" presName="hierRoot3" presStyleCnt="0"/>
      <dgm:spPr/>
    </dgm:pt>
    <dgm:pt modelId="{CD40BB12-6BF2-4471-BAA4-AF61AAE6BFA9}" type="pres">
      <dgm:prSet presAssocID="{3C17FCE1-672E-41E9-94F5-05C09AEB5D89}" presName="composite3" presStyleCnt="0"/>
      <dgm:spPr/>
    </dgm:pt>
    <dgm:pt modelId="{6F7B8B18-A953-400A-A048-EE3151F94B7F}" type="pres">
      <dgm:prSet presAssocID="{3C17FCE1-672E-41E9-94F5-05C09AEB5D89}" presName="image3" presStyleLbl="node3" presStyleIdx="3" presStyleCnt="5" custLinFactNeighborY="17190"/>
      <dgm:spPr>
        <a:blipFill rotWithShape="1">
          <a:blip xmlns:r="http://schemas.openxmlformats.org/officeDocument/2006/relationships" r:embed="rId2"/>
          <a:stretch>
            <a:fillRect/>
          </a:stretch>
        </a:blipFill>
      </dgm:spPr>
      <dgm:t>
        <a:bodyPr/>
        <a:lstStyle/>
        <a:p>
          <a:endParaRPr lang="zh-CN" altLang="en-US"/>
        </a:p>
      </dgm:t>
    </dgm:pt>
    <dgm:pt modelId="{B35A24B4-E9D5-4FD0-A9AB-E2EFAC14CC42}" type="pres">
      <dgm:prSet presAssocID="{3C17FCE1-672E-41E9-94F5-05C09AEB5D89}" presName="text3" presStyleLbl="revTx" presStyleIdx="6" presStyleCnt="8">
        <dgm:presLayoutVars>
          <dgm:chPref val="3"/>
        </dgm:presLayoutVars>
      </dgm:prSet>
      <dgm:spPr/>
      <dgm:t>
        <a:bodyPr/>
        <a:lstStyle/>
        <a:p>
          <a:endParaRPr lang="zh-CN" altLang="en-US"/>
        </a:p>
      </dgm:t>
    </dgm:pt>
    <dgm:pt modelId="{38D07646-B8F5-477D-9988-575EFCF91EC4}" type="pres">
      <dgm:prSet presAssocID="{3C17FCE1-672E-41E9-94F5-05C09AEB5D89}" presName="hierChild4" presStyleCnt="0"/>
      <dgm:spPr/>
    </dgm:pt>
    <dgm:pt modelId="{AD038897-699A-4CAB-B834-DBFB57218801}" type="pres">
      <dgm:prSet presAssocID="{5190D059-FA9B-4CCF-8BFF-A3FB4BD6FB2A}" presName="Name17" presStyleLbl="parChTrans1D3" presStyleIdx="4" presStyleCnt="5"/>
      <dgm:spPr/>
      <dgm:t>
        <a:bodyPr/>
        <a:lstStyle/>
        <a:p>
          <a:endParaRPr lang="zh-CN" altLang="en-US"/>
        </a:p>
      </dgm:t>
    </dgm:pt>
    <dgm:pt modelId="{BD9D2200-2BF3-4534-B7ED-211A07133624}" type="pres">
      <dgm:prSet presAssocID="{220FFC5B-5CB7-4B62-AEEA-FB86B2D20C06}" presName="hierRoot3" presStyleCnt="0"/>
      <dgm:spPr/>
    </dgm:pt>
    <dgm:pt modelId="{B92F2FBA-0308-46BF-9076-6DD49322E764}" type="pres">
      <dgm:prSet presAssocID="{220FFC5B-5CB7-4B62-AEEA-FB86B2D20C06}" presName="composite3" presStyleCnt="0"/>
      <dgm:spPr/>
    </dgm:pt>
    <dgm:pt modelId="{A103763B-2393-4DEA-AD92-A740F7E906A5}" type="pres">
      <dgm:prSet presAssocID="{220FFC5B-5CB7-4B62-AEEA-FB86B2D20C06}" presName="image3" presStyleLbl="node3" presStyleIdx="4" presStyleCnt="5" custLinFactNeighborY="10668"/>
      <dgm:spPr>
        <a:blipFill rotWithShape="1">
          <a:blip xmlns:r="http://schemas.openxmlformats.org/officeDocument/2006/relationships" r:embed="rId2"/>
          <a:stretch>
            <a:fillRect/>
          </a:stretch>
        </a:blipFill>
      </dgm:spPr>
    </dgm:pt>
    <dgm:pt modelId="{6CD672E8-8B16-4331-8A44-60C129AB5F88}" type="pres">
      <dgm:prSet presAssocID="{220FFC5B-5CB7-4B62-AEEA-FB86B2D20C06}" presName="text3" presStyleLbl="revTx" presStyleIdx="7" presStyleCnt="8">
        <dgm:presLayoutVars>
          <dgm:chPref val="3"/>
        </dgm:presLayoutVars>
      </dgm:prSet>
      <dgm:spPr/>
      <dgm:t>
        <a:bodyPr/>
        <a:lstStyle/>
        <a:p>
          <a:endParaRPr lang="zh-CN" altLang="en-US"/>
        </a:p>
      </dgm:t>
    </dgm:pt>
    <dgm:pt modelId="{CD32AB61-9ECB-404D-BD6C-C454F19098AC}" type="pres">
      <dgm:prSet presAssocID="{220FFC5B-5CB7-4B62-AEEA-FB86B2D20C06}" presName="hierChild4" presStyleCnt="0"/>
      <dgm:spPr/>
    </dgm:pt>
  </dgm:ptLst>
  <dgm:cxnLst>
    <dgm:cxn modelId="{FCDD80C1-E119-4BBA-81B7-D129C4C06A39}" type="presOf" srcId="{FFF78527-E898-4C2E-85AD-90B68E9157EE}" destId="{7E68EE2B-B07F-4F6B-BBD9-3D1D8ECD89EA}" srcOrd="0" destOrd="0" presId="urn:microsoft.com/office/officeart/2009/layout/CirclePictureHierarchy"/>
    <dgm:cxn modelId="{E56D7CF4-4612-41BC-B859-635112BC1D58}" type="presOf" srcId="{1B4F3F5A-E0A0-4FA2-B2E4-3EE7797DF56B}" destId="{A0B5465E-6860-41DE-90CC-0D72915689BA}" srcOrd="0" destOrd="0" presId="urn:microsoft.com/office/officeart/2009/layout/CirclePictureHierarchy"/>
    <dgm:cxn modelId="{41BEB42D-2286-49BF-AD64-9364521C6DDA}" srcId="{6BA1F641-0655-4ECD-9669-2F5D12050594}" destId="{FA2CB1F2-ED5D-4B1E-A274-9694CD3E81E3}" srcOrd="1" destOrd="0" parTransId="{A5A7928E-0215-4CFC-BB6E-7E12AC963C34}" sibTransId="{827669B5-B177-46C1-8707-828418BF1C75}"/>
    <dgm:cxn modelId="{04FB6CF7-FE24-47CE-AA5F-020E262C3C49}" type="presOf" srcId="{A5A7928E-0215-4CFC-BB6E-7E12AC963C34}" destId="{44CDD484-1C46-448A-84F7-7A58F033EAE9}" srcOrd="0" destOrd="0" presId="urn:microsoft.com/office/officeart/2009/layout/CirclePictureHierarchy"/>
    <dgm:cxn modelId="{5C65C5E9-B068-48F2-80DA-84A366A63015}" type="presOf" srcId="{5190D059-FA9B-4CCF-8BFF-A3FB4BD6FB2A}" destId="{AD038897-699A-4CAB-B834-DBFB57218801}" srcOrd="0" destOrd="0" presId="urn:microsoft.com/office/officeart/2009/layout/CirclePictureHierarchy"/>
    <dgm:cxn modelId="{E675AA87-1988-4062-982F-4974697E5EC3}" srcId="{93A2E92D-5D5B-4D72-BE1D-A72F8D07C5A2}" destId="{6BA1F641-0655-4ECD-9669-2F5D12050594}" srcOrd="0" destOrd="0" parTransId="{A6FE9483-7371-4B31-83F7-64D83B70D821}" sibTransId="{100246C3-44AF-4A95-AF41-6262A4BB4B46}"/>
    <dgm:cxn modelId="{DD9091B1-AD5B-4453-9FD9-E9BFE8E3BBDC}" type="presOf" srcId="{FA2CB1F2-ED5D-4B1E-A274-9694CD3E81E3}" destId="{443A1866-9E36-417A-B926-40E62453F886}" srcOrd="0" destOrd="0" presId="urn:microsoft.com/office/officeart/2009/layout/CirclePictureHierarchy"/>
    <dgm:cxn modelId="{7199587B-9182-46E6-8678-EBF27A63F5AA}" type="presOf" srcId="{D1D22F86-76FD-420B-AC5E-770EE2ED372F}" destId="{1AF919D6-76B7-485E-89C9-E8B7E89D516A}" srcOrd="0" destOrd="0" presId="urn:microsoft.com/office/officeart/2009/layout/CirclePictureHierarchy"/>
    <dgm:cxn modelId="{0EC495DA-9D04-4D19-BC1E-DE00B8E13970}" type="presOf" srcId="{D3A2EA97-E986-4D35-86D1-9AAFF77A9F08}" destId="{37A68733-4444-4368-A2B1-463B4BD435BF}" srcOrd="0" destOrd="0" presId="urn:microsoft.com/office/officeart/2009/layout/CirclePictureHierarchy"/>
    <dgm:cxn modelId="{8CDEDED0-EADA-4219-A367-29B66039EFE4}" srcId="{FA2CB1F2-ED5D-4B1E-A274-9694CD3E81E3}" destId="{220FFC5B-5CB7-4B62-AEEA-FB86B2D20C06}" srcOrd="1" destOrd="0" parTransId="{5190D059-FA9B-4CCF-8BFF-A3FB4BD6FB2A}" sibTransId="{3CC4785B-8AF5-43DD-A8AB-326AD3759CBD}"/>
    <dgm:cxn modelId="{16DF0BC3-DC4D-4707-B301-17454CED77CC}" srcId="{D1D22F86-76FD-420B-AC5E-770EE2ED372F}" destId="{ADA88D87-AC9F-47AE-AA38-6FB3FFD09EE0}" srcOrd="1" destOrd="0" parTransId="{1B4F3F5A-E0A0-4FA2-B2E4-3EE7797DF56B}" sibTransId="{9D97919F-9DD2-49BC-A7B9-3C077FC6715A}"/>
    <dgm:cxn modelId="{071B2570-42E2-42E7-B837-1D4239929CF7}" srcId="{FA2CB1F2-ED5D-4B1E-A274-9694CD3E81E3}" destId="{3C17FCE1-672E-41E9-94F5-05C09AEB5D89}" srcOrd="0" destOrd="0" parTransId="{FFF78527-E898-4C2E-85AD-90B68E9157EE}" sibTransId="{D7B7DAC0-29D0-4CC4-BB67-1F5FE4006CA9}"/>
    <dgm:cxn modelId="{CD459734-AD01-402F-8BCB-83DED35FA2D3}" srcId="{6BA1F641-0655-4ECD-9669-2F5D12050594}" destId="{D1D22F86-76FD-420B-AC5E-770EE2ED372F}" srcOrd="0" destOrd="0" parTransId="{0E024346-CD01-4016-A980-3766E1D01438}" sibTransId="{2D884722-ECE8-466A-81E1-48F010C09AFB}"/>
    <dgm:cxn modelId="{71656241-5EF0-4B07-9F9E-151471D104BF}" type="presOf" srcId="{0E024346-CD01-4016-A980-3766E1D01438}" destId="{54679E12-21FE-43DE-86D7-BC4FB45FDB86}" srcOrd="0" destOrd="0" presId="urn:microsoft.com/office/officeart/2009/layout/CirclePictureHierarchy"/>
    <dgm:cxn modelId="{2494B709-3BA8-4462-8329-4A6AB5FD999A}" type="presOf" srcId="{8A7D3B82-0F1B-41EE-ACAA-C21E938A84E3}" destId="{EEFD2F01-1E8B-4474-94B4-11E330CF71EE}" srcOrd="0" destOrd="0" presId="urn:microsoft.com/office/officeart/2009/layout/CirclePictureHierarchy"/>
    <dgm:cxn modelId="{D8F841C3-9296-493C-BCF0-08B7057D4F81}" type="presOf" srcId="{5E4DD6C2-32C1-4F8E-AFD2-C8AF71113805}" destId="{CC99390E-7F84-40C2-907B-07CC0C17243A}" srcOrd="0" destOrd="0" presId="urn:microsoft.com/office/officeart/2009/layout/CirclePictureHierarchy"/>
    <dgm:cxn modelId="{3FFA2DAD-099A-415E-9ED4-8BF43659EE99}" srcId="{D1D22F86-76FD-420B-AC5E-770EE2ED372F}" destId="{5E4DD6C2-32C1-4F8E-AFD2-C8AF71113805}" srcOrd="0" destOrd="0" parTransId="{CDCB033D-7B88-4F35-BC43-4047A8752305}" sibTransId="{1EC7DE3D-EE1C-428E-B22D-AE0A223486A6}"/>
    <dgm:cxn modelId="{D91B51A8-E726-47D2-A0B5-4D38FA1EA429}" type="presOf" srcId="{3C17FCE1-672E-41E9-94F5-05C09AEB5D89}" destId="{B35A24B4-E9D5-4FD0-A9AB-E2EFAC14CC42}" srcOrd="0" destOrd="0" presId="urn:microsoft.com/office/officeart/2009/layout/CirclePictureHierarchy"/>
    <dgm:cxn modelId="{4350CEA8-FFDB-4EA2-8BCD-A1A126A8A429}" type="presOf" srcId="{220FFC5B-5CB7-4B62-AEEA-FB86B2D20C06}" destId="{6CD672E8-8B16-4331-8A44-60C129AB5F88}" srcOrd="0" destOrd="0" presId="urn:microsoft.com/office/officeart/2009/layout/CirclePictureHierarchy"/>
    <dgm:cxn modelId="{CCBC993C-9C3E-4A60-9A17-607CAEBB9D9D}" srcId="{D1D22F86-76FD-420B-AC5E-770EE2ED372F}" destId="{8A7D3B82-0F1B-41EE-ACAA-C21E938A84E3}" srcOrd="2" destOrd="0" parTransId="{D3A2EA97-E986-4D35-86D1-9AAFF77A9F08}" sibTransId="{AFC6F3F2-4741-4CED-91BF-3891031DB6F5}"/>
    <dgm:cxn modelId="{08A1E105-0D3B-41DD-A63F-457A204935CE}" type="presOf" srcId="{93A2E92D-5D5B-4D72-BE1D-A72F8D07C5A2}" destId="{4A1BE011-F3FD-4EEA-AEB1-443F1C7C5A59}" srcOrd="0" destOrd="0" presId="urn:microsoft.com/office/officeart/2009/layout/CirclePictureHierarchy"/>
    <dgm:cxn modelId="{BACF36AE-411C-4126-AFD2-D478130CAAE6}" type="presOf" srcId="{6BA1F641-0655-4ECD-9669-2F5D12050594}" destId="{C8310682-2655-4A24-9184-6A1803B394E0}" srcOrd="0" destOrd="0" presId="urn:microsoft.com/office/officeart/2009/layout/CirclePictureHierarchy"/>
    <dgm:cxn modelId="{D462518F-0CCD-4A7C-8DE1-3CDA62D26C60}" type="presOf" srcId="{CDCB033D-7B88-4F35-BC43-4047A8752305}" destId="{7EE36DD0-A304-4FDC-BC0E-E8A815D7D3EC}" srcOrd="0" destOrd="0" presId="urn:microsoft.com/office/officeart/2009/layout/CirclePictureHierarchy"/>
    <dgm:cxn modelId="{772FDBED-9ADF-44EE-83A4-10FCFB8A0047}" type="presOf" srcId="{ADA88D87-AC9F-47AE-AA38-6FB3FFD09EE0}" destId="{0DBC0CE2-0018-4580-A14B-F31DDE5D0CD1}" srcOrd="0" destOrd="0" presId="urn:microsoft.com/office/officeart/2009/layout/CirclePictureHierarchy"/>
    <dgm:cxn modelId="{46949F64-FB58-42D7-9447-D62ACA7ED253}" type="presParOf" srcId="{4A1BE011-F3FD-4EEA-AEB1-443F1C7C5A59}" destId="{FAD14B7C-B110-4D99-ADF1-5DD7A6C2E959}" srcOrd="0" destOrd="0" presId="urn:microsoft.com/office/officeart/2009/layout/CirclePictureHierarchy"/>
    <dgm:cxn modelId="{AE199129-4676-42E0-8921-D06DA73B5945}" type="presParOf" srcId="{FAD14B7C-B110-4D99-ADF1-5DD7A6C2E959}" destId="{09E31E70-DD76-4CF3-914D-F60AEC270FA4}" srcOrd="0" destOrd="0" presId="urn:microsoft.com/office/officeart/2009/layout/CirclePictureHierarchy"/>
    <dgm:cxn modelId="{59B057C0-0306-40ED-BC94-1C0709CC29E8}" type="presParOf" srcId="{09E31E70-DD76-4CF3-914D-F60AEC270FA4}" destId="{8ACA5E2A-BBF0-4784-8F58-C6253C23F661}" srcOrd="0" destOrd="0" presId="urn:microsoft.com/office/officeart/2009/layout/CirclePictureHierarchy"/>
    <dgm:cxn modelId="{E74961FB-7EDF-4D7A-B6B3-3592BA68A0F3}" type="presParOf" srcId="{09E31E70-DD76-4CF3-914D-F60AEC270FA4}" destId="{C8310682-2655-4A24-9184-6A1803B394E0}" srcOrd="1" destOrd="0" presId="urn:microsoft.com/office/officeart/2009/layout/CirclePictureHierarchy"/>
    <dgm:cxn modelId="{AD0B99F8-5EDA-41EC-83D7-90BA065CCF02}" type="presParOf" srcId="{FAD14B7C-B110-4D99-ADF1-5DD7A6C2E959}" destId="{71BECD4D-1329-45DA-8B39-93B5C358E9A7}" srcOrd="1" destOrd="0" presId="urn:microsoft.com/office/officeart/2009/layout/CirclePictureHierarchy"/>
    <dgm:cxn modelId="{E064EF8E-0FF4-4EBB-BC8B-0A24667005C7}" type="presParOf" srcId="{71BECD4D-1329-45DA-8B39-93B5C358E9A7}" destId="{54679E12-21FE-43DE-86D7-BC4FB45FDB86}" srcOrd="0" destOrd="0" presId="urn:microsoft.com/office/officeart/2009/layout/CirclePictureHierarchy"/>
    <dgm:cxn modelId="{BBA1B14C-968A-4157-9DF7-17548BC500E0}" type="presParOf" srcId="{71BECD4D-1329-45DA-8B39-93B5C358E9A7}" destId="{C720193F-2C76-4609-9479-BD4E8FE19651}" srcOrd="1" destOrd="0" presId="urn:microsoft.com/office/officeart/2009/layout/CirclePictureHierarchy"/>
    <dgm:cxn modelId="{658F35C6-BCB9-404C-B17A-182F9EA805DF}" type="presParOf" srcId="{C720193F-2C76-4609-9479-BD4E8FE19651}" destId="{E521D7F9-1099-486D-80B7-FA2E630892AC}" srcOrd="0" destOrd="0" presId="urn:microsoft.com/office/officeart/2009/layout/CirclePictureHierarchy"/>
    <dgm:cxn modelId="{227EA93C-910F-4181-B7DA-C0ECCB5433C7}" type="presParOf" srcId="{E521D7F9-1099-486D-80B7-FA2E630892AC}" destId="{67388623-C6A9-48A6-A3EB-BB5B744F614D}" srcOrd="0" destOrd="0" presId="urn:microsoft.com/office/officeart/2009/layout/CirclePictureHierarchy"/>
    <dgm:cxn modelId="{B85DF8F3-A106-408D-9B9D-F77E525A6E07}" type="presParOf" srcId="{E521D7F9-1099-486D-80B7-FA2E630892AC}" destId="{1AF919D6-76B7-485E-89C9-E8B7E89D516A}" srcOrd="1" destOrd="0" presId="urn:microsoft.com/office/officeart/2009/layout/CirclePictureHierarchy"/>
    <dgm:cxn modelId="{61105ED8-78AC-4A3E-9679-797EEA8B0C7A}" type="presParOf" srcId="{C720193F-2C76-4609-9479-BD4E8FE19651}" destId="{0CA9CF70-FC6A-4928-B026-7E4B6F7DA647}" srcOrd="1" destOrd="0" presId="urn:microsoft.com/office/officeart/2009/layout/CirclePictureHierarchy"/>
    <dgm:cxn modelId="{1341F665-58D9-4D61-BF7C-60452760F51B}" type="presParOf" srcId="{0CA9CF70-FC6A-4928-B026-7E4B6F7DA647}" destId="{7EE36DD0-A304-4FDC-BC0E-E8A815D7D3EC}" srcOrd="0" destOrd="0" presId="urn:microsoft.com/office/officeart/2009/layout/CirclePictureHierarchy"/>
    <dgm:cxn modelId="{0C241781-CE86-4BD5-B9CA-984E232D05B6}" type="presParOf" srcId="{0CA9CF70-FC6A-4928-B026-7E4B6F7DA647}" destId="{352D8465-DCDB-4B15-9382-DBA43210A764}" srcOrd="1" destOrd="0" presId="urn:microsoft.com/office/officeart/2009/layout/CirclePictureHierarchy"/>
    <dgm:cxn modelId="{BCDD4F6C-B315-413A-BC3E-EA23D6AF4761}" type="presParOf" srcId="{352D8465-DCDB-4B15-9382-DBA43210A764}" destId="{28454A99-3B42-4FFA-92F7-BA86E993D190}" srcOrd="0" destOrd="0" presId="urn:microsoft.com/office/officeart/2009/layout/CirclePictureHierarchy"/>
    <dgm:cxn modelId="{06A4697E-2C02-4C58-959F-20C0D6BBBBF2}" type="presParOf" srcId="{28454A99-3B42-4FFA-92F7-BA86E993D190}" destId="{81BA38C3-9B77-479A-AA76-D4919A496402}" srcOrd="0" destOrd="0" presId="urn:microsoft.com/office/officeart/2009/layout/CirclePictureHierarchy"/>
    <dgm:cxn modelId="{5E0A57E5-4B51-4F08-9FDF-537FCDA4632E}" type="presParOf" srcId="{28454A99-3B42-4FFA-92F7-BA86E993D190}" destId="{CC99390E-7F84-40C2-907B-07CC0C17243A}" srcOrd="1" destOrd="0" presId="urn:microsoft.com/office/officeart/2009/layout/CirclePictureHierarchy"/>
    <dgm:cxn modelId="{756885FC-6752-4506-8EB0-81482B350993}" type="presParOf" srcId="{352D8465-DCDB-4B15-9382-DBA43210A764}" destId="{0854FFAA-5DDD-4368-A4F6-A289BE4A4522}" srcOrd="1" destOrd="0" presId="urn:microsoft.com/office/officeart/2009/layout/CirclePictureHierarchy"/>
    <dgm:cxn modelId="{E8894126-408C-4039-A8E6-AFBDEAFBD207}" type="presParOf" srcId="{0CA9CF70-FC6A-4928-B026-7E4B6F7DA647}" destId="{A0B5465E-6860-41DE-90CC-0D72915689BA}" srcOrd="2" destOrd="0" presId="urn:microsoft.com/office/officeart/2009/layout/CirclePictureHierarchy"/>
    <dgm:cxn modelId="{7C08FB93-B922-4B30-B38F-EAD17C11DBAA}" type="presParOf" srcId="{0CA9CF70-FC6A-4928-B026-7E4B6F7DA647}" destId="{5B4F2C6B-1F8D-4EBC-A8AA-6D98CA34A116}" srcOrd="3" destOrd="0" presId="urn:microsoft.com/office/officeart/2009/layout/CirclePictureHierarchy"/>
    <dgm:cxn modelId="{999C2681-B31C-4F33-922E-13EF0E99E55D}" type="presParOf" srcId="{5B4F2C6B-1F8D-4EBC-A8AA-6D98CA34A116}" destId="{F5A14ED0-8AA6-4D98-8588-4B254C547866}" srcOrd="0" destOrd="0" presId="urn:microsoft.com/office/officeart/2009/layout/CirclePictureHierarchy"/>
    <dgm:cxn modelId="{A16D83BA-71DB-4438-902F-D17585D06A05}" type="presParOf" srcId="{F5A14ED0-8AA6-4D98-8588-4B254C547866}" destId="{07D541FB-A5B7-4106-AE30-DDFCC056F66E}" srcOrd="0" destOrd="0" presId="urn:microsoft.com/office/officeart/2009/layout/CirclePictureHierarchy"/>
    <dgm:cxn modelId="{FE6C4141-EAEB-4341-B177-AF5D9796055F}" type="presParOf" srcId="{F5A14ED0-8AA6-4D98-8588-4B254C547866}" destId="{0DBC0CE2-0018-4580-A14B-F31DDE5D0CD1}" srcOrd="1" destOrd="0" presId="urn:microsoft.com/office/officeart/2009/layout/CirclePictureHierarchy"/>
    <dgm:cxn modelId="{0691C77C-8995-483E-AF2E-BAD4444907AE}" type="presParOf" srcId="{5B4F2C6B-1F8D-4EBC-A8AA-6D98CA34A116}" destId="{DEBC5446-66F8-4103-9FB5-2EA7FBF9CA57}" srcOrd="1" destOrd="0" presId="urn:microsoft.com/office/officeart/2009/layout/CirclePictureHierarchy"/>
    <dgm:cxn modelId="{0E8DAC02-6FA0-4D52-BDC2-8F649817A134}" type="presParOf" srcId="{0CA9CF70-FC6A-4928-B026-7E4B6F7DA647}" destId="{37A68733-4444-4368-A2B1-463B4BD435BF}" srcOrd="4" destOrd="0" presId="urn:microsoft.com/office/officeart/2009/layout/CirclePictureHierarchy"/>
    <dgm:cxn modelId="{C33F8192-FB7F-4A3B-BA3E-481F96F63043}" type="presParOf" srcId="{0CA9CF70-FC6A-4928-B026-7E4B6F7DA647}" destId="{8439F985-DC22-41FD-BC00-04BC64FEA214}" srcOrd="5" destOrd="0" presId="urn:microsoft.com/office/officeart/2009/layout/CirclePictureHierarchy"/>
    <dgm:cxn modelId="{8E4815E7-8EE6-4453-8E06-838F36D9C9FE}" type="presParOf" srcId="{8439F985-DC22-41FD-BC00-04BC64FEA214}" destId="{D7CA69B0-D8E6-41AE-85D0-556865B3354C}" srcOrd="0" destOrd="0" presId="urn:microsoft.com/office/officeart/2009/layout/CirclePictureHierarchy"/>
    <dgm:cxn modelId="{EF4EB0DC-4F1C-4F43-AF5D-DD9A0B1F46A9}" type="presParOf" srcId="{D7CA69B0-D8E6-41AE-85D0-556865B3354C}" destId="{366F506A-E37D-4B7F-9E19-90D51F186934}" srcOrd="0" destOrd="0" presId="urn:microsoft.com/office/officeart/2009/layout/CirclePictureHierarchy"/>
    <dgm:cxn modelId="{BE0BEFA9-1DAD-4131-8A3C-B1A8115E8028}" type="presParOf" srcId="{D7CA69B0-D8E6-41AE-85D0-556865B3354C}" destId="{EEFD2F01-1E8B-4474-94B4-11E330CF71EE}" srcOrd="1" destOrd="0" presId="urn:microsoft.com/office/officeart/2009/layout/CirclePictureHierarchy"/>
    <dgm:cxn modelId="{F035A2EF-C4AA-441A-BD61-24488CA32C8A}" type="presParOf" srcId="{8439F985-DC22-41FD-BC00-04BC64FEA214}" destId="{BCA20BD6-47B2-4748-B3C4-346247AB1C12}" srcOrd="1" destOrd="0" presId="urn:microsoft.com/office/officeart/2009/layout/CirclePictureHierarchy"/>
    <dgm:cxn modelId="{ED1261D9-CF35-4662-94EA-DC3C00AE43C2}" type="presParOf" srcId="{71BECD4D-1329-45DA-8B39-93B5C358E9A7}" destId="{44CDD484-1C46-448A-84F7-7A58F033EAE9}" srcOrd="2" destOrd="0" presId="urn:microsoft.com/office/officeart/2009/layout/CirclePictureHierarchy"/>
    <dgm:cxn modelId="{75116464-AF1D-4C07-865E-1898FAEF3C67}" type="presParOf" srcId="{71BECD4D-1329-45DA-8B39-93B5C358E9A7}" destId="{E5E349AE-1FED-4F25-AE46-7FC35D9731FD}" srcOrd="3" destOrd="0" presId="urn:microsoft.com/office/officeart/2009/layout/CirclePictureHierarchy"/>
    <dgm:cxn modelId="{DD9C994A-35DC-412F-9716-4894A5DD60AA}" type="presParOf" srcId="{E5E349AE-1FED-4F25-AE46-7FC35D9731FD}" destId="{882B221A-F024-4DEA-B186-0DCD8627D82E}" srcOrd="0" destOrd="0" presId="urn:microsoft.com/office/officeart/2009/layout/CirclePictureHierarchy"/>
    <dgm:cxn modelId="{0E7856E2-D926-4932-A8C9-367398348EEA}" type="presParOf" srcId="{882B221A-F024-4DEA-B186-0DCD8627D82E}" destId="{571047F3-8647-4EC5-B057-8C2D6B769379}" srcOrd="0" destOrd="0" presId="urn:microsoft.com/office/officeart/2009/layout/CirclePictureHierarchy"/>
    <dgm:cxn modelId="{EC634E13-F8BA-468D-AABD-9F5551E11552}" type="presParOf" srcId="{882B221A-F024-4DEA-B186-0DCD8627D82E}" destId="{443A1866-9E36-417A-B926-40E62453F886}" srcOrd="1" destOrd="0" presId="urn:microsoft.com/office/officeart/2009/layout/CirclePictureHierarchy"/>
    <dgm:cxn modelId="{98E6B5AE-CAF7-4D26-BA39-BB74CF76914D}" type="presParOf" srcId="{E5E349AE-1FED-4F25-AE46-7FC35D9731FD}" destId="{6108F052-B42A-4039-B58F-94F201F657FE}" srcOrd="1" destOrd="0" presId="urn:microsoft.com/office/officeart/2009/layout/CirclePictureHierarchy"/>
    <dgm:cxn modelId="{1DA47358-C462-474E-9938-17867DB0ACF3}" type="presParOf" srcId="{6108F052-B42A-4039-B58F-94F201F657FE}" destId="{7E68EE2B-B07F-4F6B-BBD9-3D1D8ECD89EA}" srcOrd="0" destOrd="0" presId="urn:microsoft.com/office/officeart/2009/layout/CirclePictureHierarchy"/>
    <dgm:cxn modelId="{1BECAE3B-F36C-4785-97EE-2FF8E1AE8D2B}" type="presParOf" srcId="{6108F052-B42A-4039-B58F-94F201F657FE}" destId="{9D5CD268-0931-4901-B823-200247A85A1D}" srcOrd="1" destOrd="0" presId="urn:microsoft.com/office/officeart/2009/layout/CirclePictureHierarchy"/>
    <dgm:cxn modelId="{6EBF09B0-D34B-4A9E-9A9C-709EE204899D}" type="presParOf" srcId="{9D5CD268-0931-4901-B823-200247A85A1D}" destId="{CD40BB12-6BF2-4471-BAA4-AF61AAE6BFA9}" srcOrd="0" destOrd="0" presId="urn:microsoft.com/office/officeart/2009/layout/CirclePictureHierarchy"/>
    <dgm:cxn modelId="{BFC64351-C576-461F-AF0E-04717BF8D957}" type="presParOf" srcId="{CD40BB12-6BF2-4471-BAA4-AF61AAE6BFA9}" destId="{6F7B8B18-A953-400A-A048-EE3151F94B7F}" srcOrd="0" destOrd="0" presId="urn:microsoft.com/office/officeart/2009/layout/CirclePictureHierarchy"/>
    <dgm:cxn modelId="{0B92CD26-685A-4EA5-83EA-93E7607A7606}" type="presParOf" srcId="{CD40BB12-6BF2-4471-BAA4-AF61AAE6BFA9}" destId="{B35A24B4-E9D5-4FD0-A9AB-E2EFAC14CC42}" srcOrd="1" destOrd="0" presId="urn:microsoft.com/office/officeart/2009/layout/CirclePictureHierarchy"/>
    <dgm:cxn modelId="{96547436-33BC-4463-8C1D-ACC051955968}" type="presParOf" srcId="{9D5CD268-0931-4901-B823-200247A85A1D}" destId="{38D07646-B8F5-477D-9988-575EFCF91EC4}" srcOrd="1" destOrd="0" presId="urn:microsoft.com/office/officeart/2009/layout/CirclePictureHierarchy"/>
    <dgm:cxn modelId="{219F1BA8-0910-480A-B4D3-755EBAF81C29}" type="presParOf" srcId="{6108F052-B42A-4039-B58F-94F201F657FE}" destId="{AD038897-699A-4CAB-B834-DBFB57218801}" srcOrd="2" destOrd="0" presId="urn:microsoft.com/office/officeart/2009/layout/CirclePictureHierarchy"/>
    <dgm:cxn modelId="{E2E1638A-C2E4-4DC7-88B6-0CFFB9AC41E1}" type="presParOf" srcId="{6108F052-B42A-4039-B58F-94F201F657FE}" destId="{BD9D2200-2BF3-4534-B7ED-211A07133624}" srcOrd="3" destOrd="0" presId="urn:microsoft.com/office/officeart/2009/layout/CirclePictureHierarchy"/>
    <dgm:cxn modelId="{3ADFE934-57F7-48A6-9A6C-CD4C4F669284}" type="presParOf" srcId="{BD9D2200-2BF3-4534-B7ED-211A07133624}" destId="{B92F2FBA-0308-46BF-9076-6DD49322E764}" srcOrd="0" destOrd="0" presId="urn:microsoft.com/office/officeart/2009/layout/CirclePictureHierarchy"/>
    <dgm:cxn modelId="{DE377F55-5E1D-4448-898D-C9E5FFDAFEE6}" type="presParOf" srcId="{B92F2FBA-0308-46BF-9076-6DD49322E764}" destId="{A103763B-2393-4DEA-AD92-A740F7E906A5}" srcOrd="0" destOrd="0" presId="urn:microsoft.com/office/officeart/2009/layout/CirclePictureHierarchy"/>
    <dgm:cxn modelId="{D6E86D31-5355-4841-B282-778352FF49B0}" type="presParOf" srcId="{B92F2FBA-0308-46BF-9076-6DD49322E764}" destId="{6CD672E8-8B16-4331-8A44-60C129AB5F88}" srcOrd="1" destOrd="0" presId="urn:microsoft.com/office/officeart/2009/layout/CirclePictureHierarchy"/>
    <dgm:cxn modelId="{461E3855-E9D4-4C70-BD40-5CA18290B064}" type="presParOf" srcId="{BD9D2200-2BF3-4534-B7ED-211A07133624}" destId="{CD32AB61-9ECB-404D-BD6C-C454F19098AC}" srcOrd="1" destOrd="0" presId="urn:microsoft.com/office/officeart/2009/layout/CirclePictureHierarchy"/>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FD03BD-61EA-403D-9D89-5F475BB52322}" type="doc">
      <dgm:prSet loTypeId="urn:microsoft.com/office/officeart/2005/8/layout/vList3" loCatId="list" qsTypeId="urn:microsoft.com/office/officeart/2005/8/quickstyle/simple1" qsCatId="simple" csTypeId="urn:microsoft.com/office/officeart/2005/8/colors/accent1_2" csCatId="accent1" phldr="1"/>
      <dgm:spPr/>
      <dgm:t>
        <a:bodyPr/>
        <a:lstStyle/>
        <a:p>
          <a:endParaRPr lang="zh-CN" altLang="en-US"/>
        </a:p>
      </dgm:t>
    </dgm:pt>
    <dgm:pt modelId="{B9B6B3F5-875C-4AF5-B24C-BAF7B59A2FF4}">
      <dgm:prSet phldrT="[文本]"/>
      <dgm:spPr/>
      <dgm:t>
        <a:bodyPr/>
        <a:lstStyle/>
        <a:p>
          <a:r>
            <a:rPr lang="en-US" altLang="zh-CN"/>
            <a:t>door1(room1,room2)</a:t>
          </a:r>
          <a:endParaRPr lang="zh-CN" altLang="en-US"/>
        </a:p>
      </dgm:t>
    </dgm:pt>
    <dgm:pt modelId="{93DE07FA-7EEE-47D5-A7E6-5E006475D6F0}" type="parTrans" cxnId="{23AB2550-22DF-4302-BE89-3CFE3A41B988}">
      <dgm:prSet/>
      <dgm:spPr/>
      <dgm:t>
        <a:bodyPr/>
        <a:lstStyle/>
        <a:p>
          <a:endParaRPr lang="zh-CN" altLang="en-US"/>
        </a:p>
      </dgm:t>
    </dgm:pt>
    <dgm:pt modelId="{56A25A9A-8B31-482B-A91B-FC4A4D8C14C1}" type="sibTrans" cxnId="{23AB2550-22DF-4302-BE89-3CFE3A41B988}">
      <dgm:prSet/>
      <dgm:spPr/>
      <dgm:t>
        <a:bodyPr/>
        <a:lstStyle/>
        <a:p>
          <a:endParaRPr lang="zh-CN" altLang="en-US"/>
        </a:p>
      </dgm:t>
    </dgm:pt>
    <dgm:pt modelId="{22AA0C5E-A09B-4C83-9D0E-8FE6A8EFDA54}">
      <dgm:prSet phldrT="[文本]"/>
      <dgm:spPr/>
      <dgm:t>
        <a:bodyPr/>
        <a:lstStyle/>
        <a:p>
          <a:r>
            <a:rPr lang="en-US" altLang="zh-CN"/>
            <a:t>door2(room1,passageway1)</a:t>
          </a:r>
          <a:endParaRPr lang="zh-CN" altLang="en-US"/>
        </a:p>
      </dgm:t>
    </dgm:pt>
    <dgm:pt modelId="{0F33C3BA-8525-4593-BC26-3D7847BAA127}" type="parTrans" cxnId="{2A444F41-C1FD-4930-9907-670D022FCB88}">
      <dgm:prSet/>
      <dgm:spPr/>
      <dgm:t>
        <a:bodyPr/>
        <a:lstStyle/>
        <a:p>
          <a:endParaRPr lang="zh-CN" altLang="en-US"/>
        </a:p>
      </dgm:t>
    </dgm:pt>
    <dgm:pt modelId="{885002BB-332D-4F4B-90B3-D7A0BDC8BC6B}" type="sibTrans" cxnId="{2A444F41-C1FD-4930-9907-670D022FCB88}">
      <dgm:prSet/>
      <dgm:spPr/>
      <dgm:t>
        <a:bodyPr/>
        <a:lstStyle/>
        <a:p>
          <a:endParaRPr lang="zh-CN" altLang="en-US"/>
        </a:p>
      </dgm:t>
    </dgm:pt>
    <dgm:pt modelId="{60D1DE62-EDBE-4BD0-B832-F7494F55B965}">
      <dgm:prSet phldrT="[文本]"/>
      <dgm:spPr/>
      <dgm:t>
        <a:bodyPr/>
        <a:lstStyle/>
        <a:p>
          <a:r>
            <a:rPr lang="en-US" altLang="zh-CN"/>
            <a:t>stairs(floor1,floor2)</a:t>
          </a:r>
          <a:endParaRPr lang="zh-CN" altLang="en-US"/>
        </a:p>
      </dgm:t>
    </dgm:pt>
    <dgm:pt modelId="{939FD287-7453-42D9-9F14-11823E0BE929}" type="parTrans" cxnId="{C67E92BD-3157-4FCC-8157-D6B2B209380A}">
      <dgm:prSet/>
      <dgm:spPr/>
      <dgm:t>
        <a:bodyPr/>
        <a:lstStyle/>
        <a:p>
          <a:endParaRPr lang="zh-CN" altLang="en-US"/>
        </a:p>
      </dgm:t>
    </dgm:pt>
    <dgm:pt modelId="{17676421-95EE-446E-87C6-2E3F33C5442A}" type="sibTrans" cxnId="{C67E92BD-3157-4FCC-8157-D6B2B209380A}">
      <dgm:prSet/>
      <dgm:spPr/>
      <dgm:t>
        <a:bodyPr/>
        <a:lstStyle/>
        <a:p>
          <a:endParaRPr lang="zh-CN" altLang="en-US"/>
        </a:p>
      </dgm:t>
    </dgm:pt>
    <dgm:pt modelId="{34D2AE2C-21CB-4141-9560-775DC061A058}" type="pres">
      <dgm:prSet presAssocID="{F4FD03BD-61EA-403D-9D89-5F475BB52322}" presName="linearFlow" presStyleCnt="0">
        <dgm:presLayoutVars>
          <dgm:dir/>
          <dgm:resizeHandles val="exact"/>
        </dgm:presLayoutVars>
      </dgm:prSet>
      <dgm:spPr/>
      <dgm:t>
        <a:bodyPr/>
        <a:lstStyle/>
        <a:p>
          <a:endParaRPr lang="zh-CN" altLang="en-US"/>
        </a:p>
      </dgm:t>
    </dgm:pt>
    <dgm:pt modelId="{330FBAD9-0D91-47A2-A3CC-D93A14A97E9E}" type="pres">
      <dgm:prSet presAssocID="{B9B6B3F5-875C-4AF5-B24C-BAF7B59A2FF4}" presName="composite" presStyleCnt="0"/>
      <dgm:spPr/>
    </dgm:pt>
    <dgm:pt modelId="{549E72A4-D16F-4A6B-B230-96A1A7649BFA}" type="pres">
      <dgm:prSet presAssocID="{B9B6B3F5-875C-4AF5-B24C-BAF7B59A2FF4}" presName="imgShp"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t>
        <a:bodyPr/>
        <a:lstStyle/>
        <a:p>
          <a:endParaRPr lang="zh-CN" altLang="en-US"/>
        </a:p>
      </dgm:t>
    </dgm:pt>
    <dgm:pt modelId="{D58709F8-63BD-4F26-9AB0-1D17A69AAC68}" type="pres">
      <dgm:prSet presAssocID="{B9B6B3F5-875C-4AF5-B24C-BAF7B59A2FF4}" presName="txShp" presStyleLbl="node1" presStyleIdx="0" presStyleCnt="3">
        <dgm:presLayoutVars>
          <dgm:bulletEnabled val="1"/>
        </dgm:presLayoutVars>
      </dgm:prSet>
      <dgm:spPr/>
      <dgm:t>
        <a:bodyPr/>
        <a:lstStyle/>
        <a:p>
          <a:endParaRPr lang="zh-CN" altLang="en-US"/>
        </a:p>
      </dgm:t>
    </dgm:pt>
    <dgm:pt modelId="{04B82FB6-9B4A-4AE1-A04E-5F1BAFC09445}" type="pres">
      <dgm:prSet presAssocID="{56A25A9A-8B31-482B-A91B-FC4A4D8C14C1}" presName="spacing" presStyleCnt="0"/>
      <dgm:spPr/>
    </dgm:pt>
    <dgm:pt modelId="{F3EFDCFF-84EB-4B16-B062-7883058EF559}" type="pres">
      <dgm:prSet presAssocID="{22AA0C5E-A09B-4C83-9D0E-8FE6A8EFDA54}" presName="composite" presStyleCnt="0"/>
      <dgm:spPr/>
    </dgm:pt>
    <dgm:pt modelId="{1D8D9CDC-7C18-45F3-A66D-27D0D7787960}" type="pres">
      <dgm:prSet presAssocID="{22AA0C5E-A09B-4C83-9D0E-8FE6A8EFDA54}" presName="imgShp" presStyleLbl="fgImgPlace1" presStyleIdx="1"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t>
        <a:bodyPr/>
        <a:lstStyle/>
        <a:p>
          <a:endParaRPr lang="zh-CN" altLang="en-US"/>
        </a:p>
      </dgm:t>
    </dgm:pt>
    <dgm:pt modelId="{C27935B8-9F10-414F-A601-8A940E4146DE}" type="pres">
      <dgm:prSet presAssocID="{22AA0C5E-A09B-4C83-9D0E-8FE6A8EFDA54}" presName="txShp" presStyleLbl="node1" presStyleIdx="1" presStyleCnt="3">
        <dgm:presLayoutVars>
          <dgm:bulletEnabled val="1"/>
        </dgm:presLayoutVars>
      </dgm:prSet>
      <dgm:spPr/>
      <dgm:t>
        <a:bodyPr/>
        <a:lstStyle/>
        <a:p>
          <a:endParaRPr lang="zh-CN" altLang="en-US"/>
        </a:p>
      </dgm:t>
    </dgm:pt>
    <dgm:pt modelId="{22677FEC-3FE1-476F-AE31-765BE96112F5}" type="pres">
      <dgm:prSet presAssocID="{885002BB-332D-4F4B-90B3-D7A0BDC8BC6B}" presName="spacing" presStyleCnt="0"/>
      <dgm:spPr/>
    </dgm:pt>
    <dgm:pt modelId="{FBF8251B-CE82-4A74-8A76-720CFC76E8C5}" type="pres">
      <dgm:prSet presAssocID="{60D1DE62-EDBE-4BD0-B832-F7494F55B965}" presName="composite" presStyleCnt="0"/>
      <dgm:spPr/>
    </dgm:pt>
    <dgm:pt modelId="{72AC34E5-D1E6-493F-85F1-EEC04C61BA08}" type="pres">
      <dgm:prSet presAssocID="{60D1DE62-EDBE-4BD0-B832-F7494F55B965}" presName="imgShp" presStyleLbl="fgImgPlace1" presStyleIdx="2"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t>
        <a:bodyPr/>
        <a:lstStyle/>
        <a:p>
          <a:endParaRPr lang="zh-CN" altLang="en-US"/>
        </a:p>
      </dgm:t>
    </dgm:pt>
    <dgm:pt modelId="{E956C680-5514-4277-931B-428F6114E91F}" type="pres">
      <dgm:prSet presAssocID="{60D1DE62-EDBE-4BD0-B832-F7494F55B965}" presName="txShp" presStyleLbl="node1" presStyleIdx="2" presStyleCnt="3">
        <dgm:presLayoutVars>
          <dgm:bulletEnabled val="1"/>
        </dgm:presLayoutVars>
      </dgm:prSet>
      <dgm:spPr/>
      <dgm:t>
        <a:bodyPr/>
        <a:lstStyle/>
        <a:p>
          <a:endParaRPr lang="zh-CN" altLang="en-US"/>
        </a:p>
      </dgm:t>
    </dgm:pt>
  </dgm:ptLst>
  <dgm:cxnLst>
    <dgm:cxn modelId="{2808ECF1-BA9F-460B-BB38-15961BE87F8F}" type="presOf" srcId="{F4FD03BD-61EA-403D-9D89-5F475BB52322}" destId="{34D2AE2C-21CB-4141-9560-775DC061A058}" srcOrd="0" destOrd="0" presId="urn:microsoft.com/office/officeart/2005/8/layout/vList3"/>
    <dgm:cxn modelId="{79FB76A6-5DD5-4F7E-9053-FEBB39A091B4}" type="presOf" srcId="{B9B6B3F5-875C-4AF5-B24C-BAF7B59A2FF4}" destId="{D58709F8-63BD-4F26-9AB0-1D17A69AAC68}" srcOrd="0" destOrd="0" presId="urn:microsoft.com/office/officeart/2005/8/layout/vList3"/>
    <dgm:cxn modelId="{2A444F41-C1FD-4930-9907-670D022FCB88}" srcId="{F4FD03BD-61EA-403D-9D89-5F475BB52322}" destId="{22AA0C5E-A09B-4C83-9D0E-8FE6A8EFDA54}" srcOrd="1" destOrd="0" parTransId="{0F33C3BA-8525-4593-BC26-3D7847BAA127}" sibTransId="{885002BB-332D-4F4B-90B3-D7A0BDC8BC6B}"/>
    <dgm:cxn modelId="{C67E92BD-3157-4FCC-8157-D6B2B209380A}" srcId="{F4FD03BD-61EA-403D-9D89-5F475BB52322}" destId="{60D1DE62-EDBE-4BD0-B832-F7494F55B965}" srcOrd="2" destOrd="0" parTransId="{939FD287-7453-42D9-9F14-11823E0BE929}" sibTransId="{17676421-95EE-446E-87C6-2E3F33C5442A}"/>
    <dgm:cxn modelId="{51A14C56-4A02-4DB4-835A-905C3A21C2CF}" type="presOf" srcId="{60D1DE62-EDBE-4BD0-B832-F7494F55B965}" destId="{E956C680-5514-4277-931B-428F6114E91F}" srcOrd="0" destOrd="0" presId="urn:microsoft.com/office/officeart/2005/8/layout/vList3"/>
    <dgm:cxn modelId="{6D698F1A-69C6-4BEE-A3A9-4DF1E2B39CAA}" type="presOf" srcId="{22AA0C5E-A09B-4C83-9D0E-8FE6A8EFDA54}" destId="{C27935B8-9F10-414F-A601-8A940E4146DE}" srcOrd="0" destOrd="0" presId="urn:microsoft.com/office/officeart/2005/8/layout/vList3"/>
    <dgm:cxn modelId="{23AB2550-22DF-4302-BE89-3CFE3A41B988}" srcId="{F4FD03BD-61EA-403D-9D89-5F475BB52322}" destId="{B9B6B3F5-875C-4AF5-B24C-BAF7B59A2FF4}" srcOrd="0" destOrd="0" parTransId="{93DE07FA-7EEE-47D5-A7E6-5E006475D6F0}" sibTransId="{56A25A9A-8B31-482B-A91B-FC4A4D8C14C1}"/>
    <dgm:cxn modelId="{6A69E4FD-7876-44D3-958D-BE4F7DD47659}" type="presParOf" srcId="{34D2AE2C-21CB-4141-9560-775DC061A058}" destId="{330FBAD9-0D91-47A2-A3CC-D93A14A97E9E}" srcOrd="0" destOrd="0" presId="urn:microsoft.com/office/officeart/2005/8/layout/vList3"/>
    <dgm:cxn modelId="{F877AFD6-C01B-4128-A581-85D059746C36}" type="presParOf" srcId="{330FBAD9-0D91-47A2-A3CC-D93A14A97E9E}" destId="{549E72A4-D16F-4A6B-B230-96A1A7649BFA}" srcOrd="0" destOrd="0" presId="urn:microsoft.com/office/officeart/2005/8/layout/vList3"/>
    <dgm:cxn modelId="{46435D1C-DF73-4FD4-8AE5-AE4FB4A5E0FB}" type="presParOf" srcId="{330FBAD9-0D91-47A2-A3CC-D93A14A97E9E}" destId="{D58709F8-63BD-4F26-9AB0-1D17A69AAC68}" srcOrd="1" destOrd="0" presId="urn:microsoft.com/office/officeart/2005/8/layout/vList3"/>
    <dgm:cxn modelId="{089C6A3B-ADB3-4CF8-A3D8-56C67F88D197}" type="presParOf" srcId="{34D2AE2C-21CB-4141-9560-775DC061A058}" destId="{04B82FB6-9B4A-4AE1-A04E-5F1BAFC09445}" srcOrd="1" destOrd="0" presId="urn:microsoft.com/office/officeart/2005/8/layout/vList3"/>
    <dgm:cxn modelId="{8DDB3C69-3920-4D98-B3EE-E7A4CF47C88B}" type="presParOf" srcId="{34D2AE2C-21CB-4141-9560-775DC061A058}" destId="{F3EFDCFF-84EB-4B16-B062-7883058EF559}" srcOrd="2" destOrd="0" presId="urn:microsoft.com/office/officeart/2005/8/layout/vList3"/>
    <dgm:cxn modelId="{E2C6E34A-2914-4015-B21F-C1C9DB982C2B}" type="presParOf" srcId="{F3EFDCFF-84EB-4B16-B062-7883058EF559}" destId="{1D8D9CDC-7C18-45F3-A66D-27D0D7787960}" srcOrd="0" destOrd="0" presId="urn:microsoft.com/office/officeart/2005/8/layout/vList3"/>
    <dgm:cxn modelId="{5163A554-25B4-4B72-A7B8-8FD48547B62F}" type="presParOf" srcId="{F3EFDCFF-84EB-4B16-B062-7883058EF559}" destId="{C27935B8-9F10-414F-A601-8A940E4146DE}" srcOrd="1" destOrd="0" presId="urn:microsoft.com/office/officeart/2005/8/layout/vList3"/>
    <dgm:cxn modelId="{AE951ED5-B03B-4B5A-8689-B9FF0EE38379}" type="presParOf" srcId="{34D2AE2C-21CB-4141-9560-775DC061A058}" destId="{22677FEC-3FE1-476F-AE31-765BE96112F5}" srcOrd="3" destOrd="0" presId="urn:microsoft.com/office/officeart/2005/8/layout/vList3"/>
    <dgm:cxn modelId="{C35D0071-B380-4EB7-8BFC-70400B809631}" type="presParOf" srcId="{34D2AE2C-21CB-4141-9560-775DC061A058}" destId="{FBF8251B-CE82-4A74-8A76-720CFC76E8C5}" srcOrd="4" destOrd="0" presId="urn:microsoft.com/office/officeart/2005/8/layout/vList3"/>
    <dgm:cxn modelId="{4255781C-8762-4466-ADFE-021FBA729A42}" type="presParOf" srcId="{FBF8251B-CE82-4A74-8A76-720CFC76E8C5}" destId="{72AC34E5-D1E6-493F-85F1-EEC04C61BA08}" srcOrd="0" destOrd="0" presId="urn:microsoft.com/office/officeart/2005/8/layout/vList3"/>
    <dgm:cxn modelId="{FE31A1FA-006B-432E-ADC4-C0881B37DB50}" type="presParOf" srcId="{FBF8251B-CE82-4A74-8A76-720CFC76E8C5}" destId="{E956C680-5514-4277-931B-428F6114E91F}" srcOrd="1" destOrd="0" presId="urn:microsoft.com/office/officeart/2005/8/layout/vList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038897-699A-4CAB-B834-DBFB57218801}">
      <dsp:nvSpPr>
        <dsp:cNvPr id="0" name=""/>
        <dsp:cNvSpPr/>
      </dsp:nvSpPr>
      <dsp:spPr>
        <a:xfrm>
          <a:off x="4320983" y="1471117"/>
          <a:ext cx="586532" cy="179875"/>
        </a:xfrm>
        <a:custGeom>
          <a:avLst/>
          <a:gdLst/>
          <a:ahLst/>
          <a:cxnLst/>
          <a:rect l="0" t="0" r="0" b="0"/>
          <a:pathLst>
            <a:path>
              <a:moveTo>
                <a:pt x="0" y="0"/>
              </a:moveTo>
              <a:lnTo>
                <a:pt x="0" y="113224"/>
              </a:lnTo>
              <a:lnTo>
                <a:pt x="586532" y="113224"/>
              </a:lnTo>
              <a:lnTo>
                <a:pt x="586532" y="1798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68EE2B-B07F-4F6B-BBD9-3D1D8ECD89EA}">
      <dsp:nvSpPr>
        <dsp:cNvPr id="0" name=""/>
        <dsp:cNvSpPr/>
      </dsp:nvSpPr>
      <dsp:spPr>
        <a:xfrm>
          <a:off x="3734451" y="1471117"/>
          <a:ext cx="586532" cy="207696"/>
        </a:xfrm>
        <a:custGeom>
          <a:avLst/>
          <a:gdLst/>
          <a:ahLst/>
          <a:cxnLst/>
          <a:rect l="0" t="0" r="0" b="0"/>
          <a:pathLst>
            <a:path>
              <a:moveTo>
                <a:pt x="586532" y="0"/>
              </a:moveTo>
              <a:lnTo>
                <a:pt x="586532" y="141045"/>
              </a:lnTo>
              <a:lnTo>
                <a:pt x="0" y="141045"/>
              </a:lnTo>
              <a:lnTo>
                <a:pt x="0" y="207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CDD484-1C46-448A-84F7-7A58F033EAE9}">
      <dsp:nvSpPr>
        <dsp:cNvPr id="0" name=""/>
        <dsp:cNvSpPr/>
      </dsp:nvSpPr>
      <dsp:spPr>
        <a:xfrm>
          <a:off x="2854651" y="910179"/>
          <a:ext cx="1466332" cy="134369"/>
        </a:xfrm>
        <a:custGeom>
          <a:avLst/>
          <a:gdLst/>
          <a:ahLst/>
          <a:cxnLst/>
          <a:rect l="0" t="0" r="0" b="0"/>
          <a:pathLst>
            <a:path>
              <a:moveTo>
                <a:pt x="0" y="0"/>
              </a:moveTo>
              <a:lnTo>
                <a:pt x="0" y="67717"/>
              </a:lnTo>
              <a:lnTo>
                <a:pt x="1466332" y="67717"/>
              </a:lnTo>
              <a:lnTo>
                <a:pt x="1466332" y="134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68733-4444-4368-A2B1-463B4BD435BF}">
      <dsp:nvSpPr>
        <dsp:cNvPr id="0" name=""/>
        <dsp:cNvSpPr/>
      </dsp:nvSpPr>
      <dsp:spPr>
        <a:xfrm>
          <a:off x="1388319" y="1471117"/>
          <a:ext cx="1173065" cy="134369"/>
        </a:xfrm>
        <a:custGeom>
          <a:avLst/>
          <a:gdLst/>
          <a:ahLst/>
          <a:cxnLst/>
          <a:rect l="0" t="0" r="0" b="0"/>
          <a:pathLst>
            <a:path>
              <a:moveTo>
                <a:pt x="0" y="0"/>
              </a:moveTo>
              <a:lnTo>
                <a:pt x="0" y="67717"/>
              </a:lnTo>
              <a:lnTo>
                <a:pt x="1173065" y="67717"/>
              </a:lnTo>
              <a:lnTo>
                <a:pt x="1173065" y="1343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B5465E-6860-41DE-90CC-0D72915689BA}">
      <dsp:nvSpPr>
        <dsp:cNvPr id="0" name=""/>
        <dsp:cNvSpPr/>
      </dsp:nvSpPr>
      <dsp:spPr>
        <a:xfrm>
          <a:off x="1275509" y="1471117"/>
          <a:ext cx="112810" cy="134369"/>
        </a:xfrm>
        <a:custGeom>
          <a:avLst/>
          <a:gdLst/>
          <a:ahLst/>
          <a:cxnLst/>
          <a:rect l="0" t="0" r="0" b="0"/>
          <a:pathLst>
            <a:path>
              <a:moveTo>
                <a:pt x="112810" y="0"/>
              </a:moveTo>
              <a:lnTo>
                <a:pt x="112810" y="67717"/>
              </a:lnTo>
              <a:lnTo>
                <a:pt x="0" y="67717"/>
              </a:lnTo>
              <a:lnTo>
                <a:pt x="0" y="1343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E36DD0-A304-4FDC-BC0E-E8A815D7D3EC}">
      <dsp:nvSpPr>
        <dsp:cNvPr id="0" name=""/>
        <dsp:cNvSpPr/>
      </dsp:nvSpPr>
      <dsp:spPr>
        <a:xfrm>
          <a:off x="215254" y="1471117"/>
          <a:ext cx="1173065" cy="134369"/>
        </a:xfrm>
        <a:custGeom>
          <a:avLst/>
          <a:gdLst/>
          <a:ahLst/>
          <a:cxnLst/>
          <a:rect l="0" t="0" r="0" b="0"/>
          <a:pathLst>
            <a:path>
              <a:moveTo>
                <a:pt x="1173065" y="0"/>
              </a:moveTo>
              <a:lnTo>
                <a:pt x="1173065" y="67717"/>
              </a:lnTo>
              <a:lnTo>
                <a:pt x="0" y="67717"/>
              </a:lnTo>
              <a:lnTo>
                <a:pt x="0" y="1343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79E12-21FE-43DE-86D7-BC4FB45FDB86}">
      <dsp:nvSpPr>
        <dsp:cNvPr id="0" name=""/>
        <dsp:cNvSpPr/>
      </dsp:nvSpPr>
      <dsp:spPr>
        <a:xfrm>
          <a:off x="1388319" y="910179"/>
          <a:ext cx="1466332" cy="134369"/>
        </a:xfrm>
        <a:custGeom>
          <a:avLst/>
          <a:gdLst/>
          <a:ahLst/>
          <a:cxnLst/>
          <a:rect l="0" t="0" r="0" b="0"/>
          <a:pathLst>
            <a:path>
              <a:moveTo>
                <a:pt x="1466332" y="0"/>
              </a:moveTo>
              <a:lnTo>
                <a:pt x="1466332" y="67717"/>
              </a:lnTo>
              <a:lnTo>
                <a:pt x="0" y="67717"/>
              </a:lnTo>
              <a:lnTo>
                <a:pt x="0" y="134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CA5E2A-BBF0-4784-8F58-C6253C23F661}">
      <dsp:nvSpPr>
        <dsp:cNvPr id="0" name=""/>
        <dsp:cNvSpPr/>
      </dsp:nvSpPr>
      <dsp:spPr>
        <a:xfrm>
          <a:off x="2641367" y="483609"/>
          <a:ext cx="426569" cy="426569"/>
        </a:xfrm>
        <a:prstGeom prst="ellipse">
          <a:avLst/>
        </a:prstGeom>
        <a:blipFill rotWithShape="1">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8310682-2655-4A24-9184-6A1803B394E0}">
      <dsp:nvSpPr>
        <dsp:cNvPr id="0" name=""/>
        <dsp:cNvSpPr/>
      </dsp:nvSpPr>
      <dsp:spPr>
        <a:xfrm>
          <a:off x="3067936" y="482543"/>
          <a:ext cx="639853" cy="4265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altLang="zh-CN" sz="800" kern="1200"/>
            <a:t>build</a:t>
          </a:r>
          <a:endParaRPr lang="zh-CN" altLang="en-US" sz="800" kern="1200"/>
        </a:p>
      </dsp:txBody>
      <dsp:txXfrm>
        <a:off x="3067936" y="482543"/>
        <a:ext cx="639853" cy="426569"/>
      </dsp:txXfrm>
    </dsp:sp>
    <dsp:sp modelId="{67388623-C6A9-48A6-A3EB-BB5B744F614D}">
      <dsp:nvSpPr>
        <dsp:cNvPr id="0" name=""/>
        <dsp:cNvSpPr/>
      </dsp:nvSpPr>
      <dsp:spPr>
        <a:xfrm>
          <a:off x="1175035" y="1044548"/>
          <a:ext cx="426569" cy="426569"/>
        </a:xfrm>
        <a:prstGeom prst="ellipse">
          <a:avLst/>
        </a:prstGeom>
        <a:blipFill rotWithShape="1">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AF919D6-76B7-485E-89C9-E8B7E89D516A}">
      <dsp:nvSpPr>
        <dsp:cNvPr id="0" name=""/>
        <dsp:cNvSpPr/>
      </dsp:nvSpPr>
      <dsp:spPr>
        <a:xfrm>
          <a:off x="1601604" y="1043482"/>
          <a:ext cx="639853" cy="4265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altLang="zh-CN" sz="800" kern="1200"/>
            <a:t>floor1</a:t>
          </a:r>
          <a:endParaRPr lang="zh-CN" altLang="en-US" sz="800" kern="1200"/>
        </a:p>
      </dsp:txBody>
      <dsp:txXfrm>
        <a:off x="1601604" y="1043482"/>
        <a:ext cx="639853" cy="426569"/>
      </dsp:txXfrm>
    </dsp:sp>
    <dsp:sp modelId="{81BA38C3-9B77-479A-AA76-D4919A496402}">
      <dsp:nvSpPr>
        <dsp:cNvPr id="0" name=""/>
        <dsp:cNvSpPr/>
      </dsp:nvSpPr>
      <dsp:spPr>
        <a:xfrm>
          <a:off x="1969" y="1605487"/>
          <a:ext cx="426569" cy="426569"/>
        </a:xfrm>
        <a:prstGeom prst="ellipse">
          <a:avLst/>
        </a:prstGeom>
        <a:blipFill rotWithShape="1">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99390E-7F84-40C2-907B-07CC0C17243A}">
      <dsp:nvSpPr>
        <dsp:cNvPr id="0" name=""/>
        <dsp:cNvSpPr/>
      </dsp:nvSpPr>
      <dsp:spPr>
        <a:xfrm>
          <a:off x="428538" y="1604420"/>
          <a:ext cx="639853" cy="4265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altLang="zh-CN" sz="800" kern="1200"/>
            <a:t>room1</a:t>
          </a:r>
          <a:endParaRPr lang="zh-CN" altLang="en-US" sz="800" kern="1200"/>
        </a:p>
      </dsp:txBody>
      <dsp:txXfrm>
        <a:off x="428538" y="1604420"/>
        <a:ext cx="639853" cy="426569"/>
      </dsp:txXfrm>
    </dsp:sp>
    <dsp:sp modelId="{07D541FB-A5B7-4106-AE30-DDFCC056F66E}">
      <dsp:nvSpPr>
        <dsp:cNvPr id="0" name=""/>
        <dsp:cNvSpPr/>
      </dsp:nvSpPr>
      <dsp:spPr>
        <a:xfrm>
          <a:off x="1062224" y="1605487"/>
          <a:ext cx="426569" cy="426569"/>
        </a:xfrm>
        <a:prstGeom prst="ellipse">
          <a:avLst/>
        </a:prstGeom>
        <a:blipFill rotWithShape="1">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BC0CE2-0018-4580-A14B-F31DDE5D0CD1}">
      <dsp:nvSpPr>
        <dsp:cNvPr id="0" name=""/>
        <dsp:cNvSpPr/>
      </dsp:nvSpPr>
      <dsp:spPr>
        <a:xfrm>
          <a:off x="1601604" y="1604420"/>
          <a:ext cx="639853" cy="4265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altLang="zh-CN" sz="800" kern="1200"/>
            <a:t>room2</a:t>
          </a:r>
          <a:endParaRPr lang="zh-CN" altLang="en-US" sz="800" kern="1200"/>
        </a:p>
      </dsp:txBody>
      <dsp:txXfrm>
        <a:off x="1601604" y="1604420"/>
        <a:ext cx="639853" cy="426569"/>
      </dsp:txXfrm>
    </dsp:sp>
    <dsp:sp modelId="{366F506A-E37D-4B7F-9E19-90D51F186934}">
      <dsp:nvSpPr>
        <dsp:cNvPr id="0" name=""/>
        <dsp:cNvSpPr/>
      </dsp:nvSpPr>
      <dsp:spPr>
        <a:xfrm>
          <a:off x="2348100" y="1605487"/>
          <a:ext cx="426569" cy="426569"/>
        </a:xfrm>
        <a:prstGeom prst="ellipse">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EFD2F01-1E8B-4474-94B4-11E330CF71EE}">
      <dsp:nvSpPr>
        <dsp:cNvPr id="0" name=""/>
        <dsp:cNvSpPr/>
      </dsp:nvSpPr>
      <dsp:spPr>
        <a:xfrm>
          <a:off x="2774670" y="1604420"/>
          <a:ext cx="639853" cy="4265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altLang="zh-CN" sz="800" kern="1200"/>
            <a:t>passageway1</a:t>
          </a:r>
          <a:endParaRPr lang="zh-CN" altLang="en-US" sz="800" kern="1200"/>
        </a:p>
      </dsp:txBody>
      <dsp:txXfrm>
        <a:off x="2774670" y="1604420"/>
        <a:ext cx="639853" cy="426569"/>
      </dsp:txXfrm>
    </dsp:sp>
    <dsp:sp modelId="{571047F3-8647-4EC5-B057-8C2D6B769379}">
      <dsp:nvSpPr>
        <dsp:cNvPr id="0" name=""/>
        <dsp:cNvSpPr/>
      </dsp:nvSpPr>
      <dsp:spPr>
        <a:xfrm>
          <a:off x="4107699" y="1044548"/>
          <a:ext cx="426569" cy="426569"/>
        </a:xfrm>
        <a:prstGeom prst="ellipse">
          <a:avLst/>
        </a:prstGeom>
        <a:blipFill rotWithShape="1">
          <a:blip xmlns:r="http://schemas.openxmlformats.org/officeDocument/2006/relationships" r:embed="rId3"/>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43A1866-9E36-417A-B926-40E62453F886}">
      <dsp:nvSpPr>
        <dsp:cNvPr id="0" name=""/>
        <dsp:cNvSpPr/>
      </dsp:nvSpPr>
      <dsp:spPr>
        <a:xfrm>
          <a:off x="4534268" y="1043482"/>
          <a:ext cx="639853" cy="4265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altLang="zh-CN" sz="800" kern="1200"/>
            <a:t>floor2</a:t>
          </a:r>
          <a:endParaRPr lang="zh-CN" altLang="en-US" sz="800" kern="1200"/>
        </a:p>
      </dsp:txBody>
      <dsp:txXfrm>
        <a:off x="4534268" y="1043482"/>
        <a:ext cx="639853" cy="426569"/>
      </dsp:txXfrm>
    </dsp:sp>
    <dsp:sp modelId="{6F7B8B18-A953-400A-A048-EE3151F94B7F}">
      <dsp:nvSpPr>
        <dsp:cNvPr id="0" name=""/>
        <dsp:cNvSpPr/>
      </dsp:nvSpPr>
      <dsp:spPr>
        <a:xfrm>
          <a:off x="3521166" y="1678814"/>
          <a:ext cx="426569" cy="426569"/>
        </a:xfrm>
        <a:prstGeom prst="ellipse">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5A24B4-E9D5-4FD0-A9AB-E2EFAC14CC42}">
      <dsp:nvSpPr>
        <dsp:cNvPr id="0" name=""/>
        <dsp:cNvSpPr/>
      </dsp:nvSpPr>
      <dsp:spPr>
        <a:xfrm>
          <a:off x="3947735" y="1604420"/>
          <a:ext cx="639853" cy="4265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altLang="zh-CN" sz="800" kern="1200"/>
            <a:t>room3</a:t>
          </a:r>
          <a:endParaRPr lang="zh-CN" altLang="en-US" sz="800" kern="1200"/>
        </a:p>
      </dsp:txBody>
      <dsp:txXfrm>
        <a:off x="3947735" y="1604420"/>
        <a:ext cx="639853" cy="426569"/>
      </dsp:txXfrm>
    </dsp:sp>
    <dsp:sp modelId="{A103763B-2393-4DEA-AD92-A740F7E906A5}">
      <dsp:nvSpPr>
        <dsp:cNvPr id="0" name=""/>
        <dsp:cNvSpPr/>
      </dsp:nvSpPr>
      <dsp:spPr>
        <a:xfrm>
          <a:off x="4694232" y="1650993"/>
          <a:ext cx="426569" cy="426569"/>
        </a:xfrm>
        <a:prstGeom prst="ellipse">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CD672E8-8B16-4331-8A44-60C129AB5F88}">
      <dsp:nvSpPr>
        <dsp:cNvPr id="0" name=""/>
        <dsp:cNvSpPr/>
      </dsp:nvSpPr>
      <dsp:spPr>
        <a:xfrm>
          <a:off x="5120801" y="1604420"/>
          <a:ext cx="639853" cy="4265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altLang="zh-CN" sz="800" kern="1200"/>
            <a:t>room4</a:t>
          </a:r>
          <a:endParaRPr lang="zh-CN" altLang="en-US" sz="800" kern="1200"/>
        </a:p>
      </dsp:txBody>
      <dsp:txXfrm>
        <a:off x="5120801" y="1604420"/>
        <a:ext cx="639853" cy="4265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709F8-63BD-4F26-9AB0-1D17A69AAC68}">
      <dsp:nvSpPr>
        <dsp:cNvPr id="0" name=""/>
        <dsp:cNvSpPr/>
      </dsp:nvSpPr>
      <dsp:spPr>
        <a:xfrm rot="10800000">
          <a:off x="943303" y="102"/>
          <a:ext cx="3507416" cy="239427"/>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5581" tIns="41910" rIns="78232" bIns="41910" numCol="1" spcCol="1270" anchor="ctr" anchorCtr="0">
          <a:noAutofit/>
        </a:bodyPr>
        <a:lstStyle/>
        <a:p>
          <a:pPr lvl="0" algn="ctr" defTabSz="488950">
            <a:lnSpc>
              <a:spcPct val="90000"/>
            </a:lnSpc>
            <a:spcBef>
              <a:spcPct val="0"/>
            </a:spcBef>
            <a:spcAft>
              <a:spcPct val="35000"/>
            </a:spcAft>
          </a:pPr>
          <a:r>
            <a:rPr lang="en-US" altLang="zh-CN" sz="1100" kern="1200"/>
            <a:t>door1(room1,room2)</a:t>
          </a:r>
          <a:endParaRPr lang="zh-CN" altLang="en-US" sz="1100" kern="1200"/>
        </a:p>
      </dsp:txBody>
      <dsp:txXfrm rot="10800000">
        <a:off x="1003160" y="102"/>
        <a:ext cx="3447559" cy="239427"/>
      </dsp:txXfrm>
    </dsp:sp>
    <dsp:sp modelId="{549E72A4-D16F-4A6B-B230-96A1A7649BFA}">
      <dsp:nvSpPr>
        <dsp:cNvPr id="0" name=""/>
        <dsp:cNvSpPr/>
      </dsp:nvSpPr>
      <dsp:spPr>
        <a:xfrm>
          <a:off x="823590" y="102"/>
          <a:ext cx="239427" cy="239427"/>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27935B8-9F10-414F-A601-8A940E4146DE}">
      <dsp:nvSpPr>
        <dsp:cNvPr id="0" name=""/>
        <dsp:cNvSpPr/>
      </dsp:nvSpPr>
      <dsp:spPr>
        <a:xfrm rot="10800000">
          <a:off x="943303" y="299386"/>
          <a:ext cx="3507416" cy="239427"/>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5581" tIns="41910" rIns="78232" bIns="41910" numCol="1" spcCol="1270" anchor="ctr" anchorCtr="0">
          <a:noAutofit/>
        </a:bodyPr>
        <a:lstStyle/>
        <a:p>
          <a:pPr lvl="0" algn="ctr" defTabSz="488950">
            <a:lnSpc>
              <a:spcPct val="90000"/>
            </a:lnSpc>
            <a:spcBef>
              <a:spcPct val="0"/>
            </a:spcBef>
            <a:spcAft>
              <a:spcPct val="35000"/>
            </a:spcAft>
          </a:pPr>
          <a:r>
            <a:rPr lang="en-US" altLang="zh-CN" sz="1100" kern="1200"/>
            <a:t>door2(room1,passageway1)</a:t>
          </a:r>
          <a:endParaRPr lang="zh-CN" altLang="en-US" sz="1100" kern="1200"/>
        </a:p>
      </dsp:txBody>
      <dsp:txXfrm rot="10800000">
        <a:off x="1003160" y="299386"/>
        <a:ext cx="3447559" cy="239427"/>
      </dsp:txXfrm>
    </dsp:sp>
    <dsp:sp modelId="{1D8D9CDC-7C18-45F3-A66D-27D0D7787960}">
      <dsp:nvSpPr>
        <dsp:cNvPr id="0" name=""/>
        <dsp:cNvSpPr/>
      </dsp:nvSpPr>
      <dsp:spPr>
        <a:xfrm>
          <a:off x="823590" y="299386"/>
          <a:ext cx="239427" cy="239427"/>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956C680-5514-4277-931B-428F6114E91F}">
      <dsp:nvSpPr>
        <dsp:cNvPr id="0" name=""/>
        <dsp:cNvSpPr/>
      </dsp:nvSpPr>
      <dsp:spPr>
        <a:xfrm rot="10800000">
          <a:off x="943303" y="598670"/>
          <a:ext cx="3507416" cy="239427"/>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5581" tIns="41910" rIns="78232" bIns="41910" numCol="1" spcCol="1270" anchor="ctr" anchorCtr="0">
          <a:noAutofit/>
        </a:bodyPr>
        <a:lstStyle/>
        <a:p>
          <a:pPr lvl="0" algn="ctr" defTabSz="488950">
            <a:lnSpc>
              <a:spcPct val="90000"/>
            </a:lnSpc>
            <a:spcBef>
              <a:spcPct val="0"/>
            </a:spcBef>
            <a:spcAft>
              <a:spcPct val="35000"/>
            </a:spcAft>
          </a:pPr>
          <a:r>
            <a:rPr lang="en-US" altLang="zh-CN" sz="1100" kern="1200"/>
            <a:t>stairs(floor1,floor2)</a:t>
          </a:r>
          <a:endParaRPr lang="zh-CN" altLang="en-US" sz="1100" kern="1200"/>
        </a:p>
      </dsp:txBody>
      <dsp:txXfrm rot="10800000">
        <a:off x="1003160" y="598670"/>
        <a:ext cx="3447559" cy="239427"/>
      </dsp:txXfrm>
    </dsp:sp>
    <dsp:sp modelId="{72AC34E5-D1E6-493F-85F1-EEC04C61BA08}">
      <dsp:nvSpPr>
        <dsp:cNvPr id="0" name=""/>
        <dsp:cNvSpPr/>
      </dsp:nvSpPr>
      <dsp:spPr>
        <a:xfrm>
          <a:off x="823590" y="598670"/>
          <a:ext cx="239427" cy="239427"/>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D42CC-0C0A-4D37-8485-F634BBFA2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Pages>
  <Words>633</Words>
  <Characters>3610</Characters>
  <Application>Microsoft Office Word</Application>
  <DocSecurity>0</DocSecurity>
  <Lines>30</Lines>
  <Paragraphs>8</Paragraphs>
  <ScaleCrop>false</ScaleCrop>
  <Company/>
  <LinksUpToDate>false</LinksUpToDate>
  <CharactersWithSpaces>4235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zwj mylover</dc:creator>
  <cp:keywords/>
  <dc:description/>
  <cp:lastModifiedBy>zwj mylover</cp:lastModifiedBy>
  <cp:revision>23</cp:revision>
  <dcterms:created xsi:type="dcterms:W3CDTF">2014-10-08T06:45:00Z</dcterms:created>
  <dcterms:modified xsi:type="dcterms:W3CDTF">2014-10-08T07:10:00Z</dcterms:modified>
</cp:coreProperties>
</file>